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EED3F" w14:textId="74CF36E1" w:rsidR="005819AB" w:rsidRPr="00CA58E6" w:rsidRDefault="009174D7" w:rsidP="00851AB9">
      <w:pPr>
        <w:pStyle w:val="Ttulo1"/>
        <w:rPr>
          <w:rPrChange w:id="0" w:author="Sergio Di Fiore" w:date="2021-09-05T17:01:00Z">
            <w:rPr>
              <w:lang w:val="it-IT"/>
            </w:rPr>
          </w:rPrChange>
        </w:rPr>
      </w:pPr>
      <w:ins w:id="1" w:author="Sergio Di Fiore" w:date="2021-09-03T15:03:00Z">
        <w:r w:rsidRPr="00CA58E6">
          <w:rPr>
            <w:rPrChange w:id="2" w:author="Sergio Di Fiore" w:date="2021-09-05T17:01:00Z">
              <w:rPr>
                <w:lang w:val="it-IT"/>
              </w:rPr>
            </w:rPrChange>
          </w:rPr>
          <w:t>da</w:t>
        </w:r>
      </w:ins>
      <w:ins w:id="3" w:author="Sergio Di Fiore" w:date="2021-09-03T15:02:00Z">
        <w:r w:rsidR="00627FA3" w:rsidRPr="00CA58E6">
          <w:rPr>
            <w:rPrChange w:id="4" w:author="Sergio Di Fiore" w:date="2021-09-05T17:01:00Z">
              <w:rPr>
                <w:lang w:val="it-IT"/>
              </w:rPr>
            </w:rPrChange>
          </w:rPr>
          <w:t xml:space="preserve"> INTELIGÊNCIA ARTIFICIAL </w:t>
        </w:r>
      </w:ins>
      <w:ins w:id="5" w:author="Sergio Di Fiore" w:date="2021-09-03T15:04:00Z">
        <w:r w:rsidR="00290E78" w:rsidRPr="00363137">
          <w:rPr>
            <w:u w:val="single"/>
            <w:rPrChange w:id="6" w:author="Sergio Di Fiore" w:date="2021-09-05T17:54:00Z">
              <w:rPr>
                <w:lang w:val="it-IT"/>
              </w:rPr>
            </w:rPrChange>
          </w:rPr>
          <w:t>ao</w:t>
        </w:r>
      </w:ins>
      <w:ins w:id="7" w:author="Sergio Di Fiore" w:date="2021-09-03T15:02:00Z">
        <w:r w:rsidR="00627FA3" w:rsidRPr="00CA58E6">
          <w:rPr>
            <w:rPrChange w:id="8" w:author="Sergio Di Fiore" w:date="2021-09-05T17:01:00Z">
              <w:rPr>
                <w:lang w:val="it-IT"/>
              </w:rPr>
            </w:rPrChange>
          </w:rPr>
          <w:t xml:space="preserve"> </w:t>
        </w:r>
      </w:ins>
      <w:del w:id="9" w:author="ADRIANE BELLUCI BELORIO DE CASTRO" w:date="2021-08-04T14:27:00Z">
        <w:r w:rsidR="005819AB" w:rsidRPr="00CA58E6" w:rsidDel="00F468AA">
          <w:rPr>
            <w:rPrChange w:id="10" w:author="Sergio Di Fiore" w:date="2021-09-05T17:01:00Z">
              <w:rPr>
                <w:lang w:val="it-IT"/>
              </w:rPr>
            </w:rPrChange>
          </w:rPr>
          <w:delText xml:space="preserve">ENTENDENDO </w:delText>
        </w:r>
      </w:del>
      <w:r w:rsidR="005819AB" w:rsidRPr="00CA58E6">
        <w:rPr>
          <w:rPrChange w:id="11" w:author="Sergio Di Fiore" w:date="2021-09-05T17:01:00Z">
            <w:rPr>
              <w:lang w:val="it-IT"/>
            </w:rPr>
          </w:rPrChange>
        </w:rPr>
        <w:t>DEEP LEARNING</w:t>
      </w:r>
      <w:ins w:id="12" w:author="ADRIANE BELLUCI BELORIO DE CASTRO" w:date="2021-08-04T14:27:00Z">
        <w:r w:rsidR="00F468AA" w:rsidRPr="00CA58E6">
          <w:rPr>
            <w:rPrChange w:id="13" w:author="Sergio Di Fiore" w:date="2021-09-05T17:01:00Z">
              <w:rPr>
                <w:lang w:val="it-IT"/>
              </w:rPr>
            </w:rPrChange>
          </w:rPr>
          <w:t xml:space="preserve">: </w:t>
        </w:r>
        <w:del w:id="14" w:author="Sergio Di Fiore" w:date="2021-09-04T17:02:00Z">
          <w:r w:rsidR="00F468AA" w:rsidRPr="00CA58E6" w:rsidDel="006723C6">
            <w:rPr>
              <w:rPrChange w:id="15" w:author="Sergio Di Fiore" w:date="2021-09-05T17:01:00Z">
                <w:rPr>
                  <w:lang w:val="it-IT"/>
                </w:rPr>
              </w:rPrChange>
            </w:rPr>
            <w:delText>princípi</w:delText>
          </w:r>
        </w:del>
      </w:ins>
      <w:ins w:id="16" w:author="ADRIANE BELLUCI BELORIO DE CASTRO" w:date="2021-08-04T14:28:00Z">
        <w:del w:id="17" w:author="Sergio Di Fiore" w:date="2021-09-04T17:02:00Z">
          <w:r w:rsidR="00F468AA" w:rsidRPr="00CA58E6" w:rsidDel="006723C6">
            <w:rPr>
              <w:rPrChange w:id="18" w:author="Sergio Di Fiore" w:date="2021-09-05T17:01:00Z">
                <w:rPr>
                  <w:lang w:val="it-IT"/>
                </w:rPr>
              </w:rPrChange>
            </w:rPr>
            <w:delText>os</w:delText>
          </w:r>
        </w:del>
      </w:ins>
      <w:ins w:id="19" w:author="ADRIANE BELLUCI BELORIO DE CASTRO" w:date="2021-08-04T14:38:00Z">
        <w:del w:id="20" w:author="Sergio Di Fiore" w:date="2021-09-01T14:59:00Z">
          <w:r w:rsidR="00ED6C2A" w:rsidRPr="00CA58E6" w:rsidDel="00ED3427">
            <w:rPr>
              <w:rPrChange w:id="21" w:author="Sergio Di Fiore" w:date="2021-09-05T17:01:00Z">
                <w:rPr>
                  <w:lang w:val="it-IT"/>
                </w:rPr>
              </w:rPrChange>
            </w:rPr>
            <w:delText>,</w:delText>
          </w:r>
        </w:del>
        <w:del w:id="22" w:author="Sergio Di Fiore" w:date="2021-09-04T17:02:00Z">
          <w:r w:rsidR="00ED6C2A" w:rsidRPr="00CA58E6" w:rsidDel="006723C6">
            <w:rPr>
              <w:rPrChange w:id="23" w:author="Sergio Di Fiore" w:date="2021-09-05T17:01:00Z">
                <w:rPr>
                  <w:lang w:val="it-IT"/>
                </w:rPr>
              </w:rPrChange>
            </w:rPr>
            <w:delText xml:space="preserve"> </w:delText>
          </w:r>
        </w:del>
        <w:del w:id="24" w:author="Sergio Di Fiore" w:date="2021-09-03T15:04:00Z">
          <w:r w:rsidR="00ED6C2A" w:rsidRPr="00CA58E6" w:rsidDel="00290E78">
            <w:rPr>
              <w:rPrChange w:id="25" w:author="Sergio Di Fiore" w:date="2021-09-05T17:01:00Z">
                <w:rPr>
                  <w:lang w:val="it-IT"/>
                </w:rPr>
              </w:rPrChange>
            </w:rPr>
            <w:delText>características</w:delText>
          </w:r>
        </w:del>
      </w:ins>
      <w:ins w:id="26" w:author="Sergio Di Fiore" w:date="2021-09-04T17:02:00Z">
        <w:r w:rsidR="006723C6" w:rsidRPr="00CA58E6">
          <w:rPr>
            <w:rPrChange w:id="27" w:author="Sergio Di Fiore" w:date="2021-09-05T17:01:00Z">
              <w:rPr>
                <w:lang w:val="it-IT"/>
              </w:rPr>
            </w:rPrChange>
          </w:rPr>
          <w:t>breve revisão histórica e conceitual</w:t>
        </w:r>
      </w:ins>
      <w:ins w:id="28" w:author="ADRIANE BELLUCI BELORIO DE CASTRO" w:date="2021-08-04T14:28:00Z">
        <w:del w:id="29" w:author="Sergio Di Fiore" w:date="2021-09-01T14:59:00Z">
          <w:r w:rsidR="00F468AA" w:rsidRPr="00CA58E6" w:rsidDel="00ED3427">
            <w:rPr>
              <w:rPrChange w:id="30" w:author="Sergio Di Fiore" w:date="2021-09-05T17:01:00Z">
                <w:rPr>
                  <w:lang w:val="it-IT"/>
                </w:rPr>
              </w:rPrChange>
            </w:rPr>
            <w:delText xml:space="preserve"> e </w:delText>
          </w:r>
          <w:commentRangeStart w:id="31"/>
          <w:r w:rsidR="00F468AA" w:rsidRPr="00CA58E6" w:rsidDel="00ED3427">
            <w:rPr>
              <w:rPrChange w:id="32" w:author="Sergio Di Fiore" w:date="2021-09-05T17:01:00Z">
                <w:rPr>
                  <w:lang w:val="it-IT"/>
                </w:rPr>
              </w:rPrChange>
            </w:rPr>
            <w:delText>perspectivas</w:delText>
          </w:r>
          <w:commentRangeEnd w:id="31"/>
          <w:r w:rsidR="00F468AA" w:rsidRPr="00201E73" w:rsidDel="00ED3427">
            <w:rPr>
              <w:rStyle w:val="Refdecomentrio"/>
              <w:rFonts w:eastAsiaTheme="minorHAnsi" w:cstheme="minorBidi"/>
              <w:b w:val="0"/>
              <w:smallCaps w:val="0"/>
            </w:rPr>
            <w:commentReference w:id="31"/>
          </w:r>
        </w:del>
      </w:ins>
    </w:p>
    <w:p w14:paraId="1A90732A" w14:textId="77777777" w:rsidR="00F27C24" w:rsidRPr="00CA58E6" w:rsidRDefault="00F27C24" w:rsidP="00F27C24">
      <w:pPr>
        <w:spacing w:after="0"/>
        <w:rPr>
          <w:rFonts w:cs="Times New Roman"/>
          <w:sz w:val="20"/>
          <w:szCs w:val="20"/>
          <w:rPrChange w:id="33" w:author="Sergio Di Fiore" w:date="2021-09-05T17:01:00Z">
            <w:rPr>
              <w:rFonts w:cs="Times New Roman"/>
              <w:sz w:val="20"/>
              <w:szCs w:val="20"/>
              <w:lang w:val="it-IT"/>
            </w:rPr>
          </w:rPrChange>
        </w:rPr>
      </w:pPr>
    </w:p>
    <w:p w14:paraId="329ECD9A" w14:textId="706E7515" w:rsidR="005819AB" w:rsidRPr="00CA58E6" w:rsidRDefault="005819AB" w:rsidP="00F27C24">
      <w:pPr>
        <w:spacing w:after="0" w:line="240" w:lineRule="auto"/>
        <w:jc w:val="center"/>
        <w:rPr>
          <w:ins w:id="34" w:author="Sergio Di Fiore" w:date="2021-09-05T09:10:00Z"/>
          <w:rFonts w:cs="Times New Roman"/>
          <w:b/>
          <w:sz w:val="20"/>
          <w:szCs w:val="20"/>
          <w:rPrChange w:id="35" w:author="Sergio Di Fiore" w:date="2021-09-05T17:01:00Z">
            <w:rPr>
              <w:ins w:id="36" w:author="Sergio Di Fiore" w:date="2021-09-05T09:10:00Z"/>
              <w:rFonts w:cs="Times New Roman"/>
              <w:b/>
              <w:sz w:val="20"/>
              <w:szCs w:val="20"/>
              <w:vertAlign w:val="superscript"/>
              <w:lang w:val="it-IT"/>
            </w:rPr>
          </w:rPrChange>
        </w:rPr>
      </w:pPr>
      <w:r w:rsidRPr="00CA58E6">
        <w:rPr>
          <w:rFonts w:cs="Times New Roman"/>
          <w:b/>
          <w:sz w:val="20"/>
          <w:szCs w:val="20"/>
          <w:rPrChange w:id="37" w:author="Sergio Di Fiore" w:date="2021-09-05T17:01:00Z">
            <w:rPr>
              <w:rFonts w:cs="Times New Roman"/>
              <w:b/>
              <w:sz w:val="20"/>
              <w:szCs w:val="20"/>
              <w:lang w:val="it-IT"/>
            </w:rPr>
          </w:rPrChange>
        </w:rPr>
        <w:t>Sergio Di Fiore</w:t>
      </w:r>
      <w:r w:rsidRPr="00CA58E6">
        <w:rPr>
          <w:rFonts w:cs="Times New Roman"/>
          <w:b/>
          <w:sz w:val="20"/>
          <w:szCs w:val="20"/>
          <w:vertAlign w:val="superscript"/>
          <w:rPrChange w:id="38" w:author="Sergio Di Fiore" w:date="2021-09-05T17:01:00Z">
            <w:rPr>
              <w:rFonts w:cs="Times New Roman"/>
              <w:b/>
              <w:sz w:val="20"/>
              <w:szCs w:val="20"/>
              <w:vertAlign w:val="superscript"/>
              <w:lang w:val="it-IT"/>
            </w:rPr>
          </w:rPrChange>
        </w:rPr>
        <w:t>1</w:t>
      </w:r>
      <w:r w:rsidRPr="00CA58E6">
        <w:rPr>
          <w:rFonts w:cs="Times New Roman"/>
          <w:b/>
          <w:sz w:val="20"/>
          <w:szCs w:val="20"/>
          <w:rPrChange w:id="39" w:author="Sergio Di Fiore" w:date="2021-09-05T17:01:00Z">
            <w:rPr>
              <w:rFonts w:cs="Times New Roman"/>
              <w:b/>
              <w:sz w:val="20"/>
              <w:szCs w:val="20"/>
              <w:lang w:val="it-IT"/>
            </w:rPr>
          </w:rPrChange>
        </w:rPr>
        <w:t>, Gustavo Kimura Montanha</w:t>
      </w:r>
      <w:r w:rsidRPr="00CA58E6">
        <w:rPr>
          <w:rFonts w:cs="Times New Roman"/>
          <w:b/>
          <w:sz w:val="20"/>
          <w:szCs w:val="20"/>
          <w:vertAlign w:val="superscript"/>
          <w:rPrChange w:id="40" w:author="Sergio Di Fiore" w:date="2021-09-05T17:01:00Z">
            <w:rPr>
              <w:rFonts w:cs="Times New Roman"/>
              <w:b/>
              <w:sz w:val="20"/>
              <w:szCs w:val="20"/>
              <w:vertAlign w:val="superscript"/>
              <w:lang w:val="it-IT"/>
            </w:rPr>
          </w:rPrChange>
        </w:rPr>
        <w:t>2</w:t>
      </w:r>
      <w:ins w:id="41" w:author="Sergio Di Fiore" w:date="2021-09-05T15:27:00Z">
        <w:r w:rsidR="00AC4DAE" w:rsidRPr="00CA58E6">
          <w:rPr>
            <w:rFonts w:cs="Times New Roman"/>
            <w:b/>
            <w:sz w:val="20"/>
            <w:szCs w:val="20"/>
            <w:vertAlign w:val="subscript"/>
            <w:rPrChange w:id="42" w:author="Sergio Di Fiore" w:date="2021-09-05T17:01:00Z">
              <w:rPr>
                <w:rFonts w:cs="Times New Roman"/>
                <w:b/>
                <w:sz w:val="20"/>
                <w:szCs w:val="20"/>
                <w:vertAlign w:val="subscript"/>
                <w:lang w:val="it-IT"/>
              </w:rPr>
            </w:rPrChange>
          </w:rPr>
          <w:t>,</w:t>
        </w:r>
        <w:r w:rsidR="00C63BB3" w:rsidRPr="00CA58E6">
          <w:rPr>
            <w:rFonts w:cs="Times New Roman"/>
            <w:b/>
            <w:sz w:val="20"/>
            <w:szCs w:val="20"/>
            <w:vertAlign w:val="subscript"/>
            <w:rPrChange w:id="43" w:author="Sergio Di Fiore" w:date="2021-09-05T17:01:00Z">
              <w:rPr>
                <w:rFonts w:cs="Times New Roman"/>
                <w:b/>
                <w:sz w:val="20"/>
                <w:szCs w:val="20"/>
                <w:vertAlign w:val="subscript"/>
                <w:lang w:val="it-IT"/>
              </w:rPr>
            </w:rPrChange>
          </w:rPr>
          <w:t xml:space="preserve"> </w:t>
        </w:r>
      </w:ins>
      <w:ins w:id="44" w:author="Sergio Di Fiore" w:date="2021-09-05T09:11:00Z">
        <w:r w:rsidR="0002776B" w:rsidRPr="00CA58E6">
          <w:rPr>
            <w:rFonts w:cs="Times New Roman"/>
            <w:b/>
            <w:sz w:val="20"/>
            <w:szCs w:val="20"/>
            <w:rPrChange w:id="45" w:author="Sergio Di Fiore" w:date="2021-09-05T17:01:00Z">
              <w:rPr>
                <w:rFonts w:cs="Times New Roman"/>
                <w:b/>
                <w:sz w:val="20"/>
                <w:szCs w:val="20"/>
                <w:vertAlign w:val="subscript"/>
                <w:lang w:val="it-IT"/>
              </w:rPr>
            </w:rPrChange>
          </w:rPr>
          <w:t xml:space="preserve">Adriane </w:t>
        </w:r>
        <w:proofErr w:type="spellStart"/>
        <w:r w:rsidR="0002776B" w:rsidRPr="00CA58E6">
          <w:rPr>
            <w:rFonts w:cs="Times New Roman"/>
            <w:b/>
            <w:sz w:val="20"/>
            <w:szCs w:val="20"/>
            <w:rPrChange w:id="46" w:author="Sergio Di Fiore" w:date="2021-09-05T17:01:00Z">
              <w:rPr>
                <w:rFonts w:cs="Times New Roman"/>
                <w:b/>
                <w:sz w:val="20"/>
                <w:szCs w:val="20"/>
                <w:vertAlign w:val="subscript"/>
                <w:lang w:val="it-IT"/>
              </w:rPr>
            </w:rPrChange>
          </w:rPr>
          <w:t>Belluci</w:t>
        </w:r>
        <w:proofErr w:type="spellEnd"/>
        <w:r w:rsidR="0002776B" w:rsidRPr="00CA58E6">
          <w:rPr>
            <w:rFonts w:cs="Times New Roman"/>
            <w:b/>
            <w:sz w:val="20"/>
            <w:szCs w:val="20"/>
            <w:rPrChange w:id="47" w:author="Sergio Di Fiore" w:date="2021-09-05T17:01:00Z">
              <w:rPr>
                <w:rFonts w:cs="Times New Roman"/>
                <w:b/>
                <w:sz w:val="20"/>
                <w:szCs w:val="20"/>
                <w:vertAlign w:val="subscript"/>
                <w:lang w:val="it-IT"/>
              </w:rPr>
            </w:rPrChange>
          </w:rPr>
          <w:t xml:space="preserve"> </w:t>
        </w:r>
        <w:proofErr w:type="spellStart"/>
        <w:r w:rsidR="0002776B" w:rsidRPr="00CA58E6">
          <w:rPr>
            <w:rFonts w:cs="Times New Roman"/>
            <w:b/>
            <w:sz w:val="20"/>
            <w:szCs w:val="20"/>
            <w:rPrChange w:id="48" w:author="Sergio Di Fiore" w:date="2021-09-05T17:01:00Z">
              <w:rPr>
                <w:rFonts w:cs="Times New Roman"/>
                <w:b/>
                <w:sz w:val="20"/>
                <w:szCs w:val="20"/>
                <w:vertAlign w:val="subscript"/>
                <w:lang w:val="it-IT"/>
              </w:rPr>
            </w:rPrChange>
          </w:rPr>
          <w:t>Belorio</w:t>
        </w:r>
        <w:proofErr w:type="spellEnd"/>
        <w:r w:rsidR="0002776B" w:rsidRPr="00CA58E6">
          <w:rPr>
            <w:rFonts w:cs="Times New Roman"/>
            <w:b/>
            <w:sz w:val="20"/>
            <w:szCs w:val="20"/>
            <w:rPrChange w:id="49" w:author="Sergio Di Fiore" w:date="2021-09-05T17:01:00Z">
              <w:rPr>
                <w:rFonts w:cs="Times New Roman"/>
                <w:b/>
                <w:sz w:val="20"/>
                <w:szCs w:val="20"/>
                <w:vertAlign w:val="subscript"/>
                <w:lang w:val="it-IT"/>
              </w:rPr>
            </w:rPrChange>
          </w:rPr>
          <w:t xml:space="preserve"> De Castro</w:t>
        </w:r>
        <w:r w:rsidR="0002776B" w:rsidRPr="00CA58E6">
          <w:rPr>
            <w:rFonts w:cs="Times New Roman"/>
            <w:b/>
            <w:sz w:val="20"/>
            <w:szCs w:val="20"/>
            <w:vertAlign w:val="superscript"/>
            <w:rPrChange w:id="50" w:author="Sergio Di Fiore" w:date="2021-09-05T17:01:00Z">
              <w:rPr>
                <w:rFonts w:cs="Times New Roman"/>
                <w:b/>
                <w:sz w:val="20"/>
                <w:szCs w:val="20"/>
                <w:vertAlign w:val="superscript"/>
                <w:lang w:val="it-IT"/>
              </w:rPr>
            </w:rPrChange>
          </w:rPr>
          <w:t>3</w:t>
        </w:r>
      </w:ins>
    </w:p>
    <w:p w14:paraId="7C980F52" w14:textId="77777777" w:rsidR="00B348A7" w:rsidRPr="00CA58E6" w:rsidRDefault="00B348A7">
      <w:pPr>
        <w:spacing w:after="0" w:line="240" w:lineRule="auto"/>
        <w:rPr>
          <w:rFonts w:cs="Times New Roman"/>
          <w:b/>
          <w:sz w:val="20"/>
          <w:szCs w:val="20"/>
          <w:vertAlign w:val="subscript"/>
          <w:rPrChange w:id="51" w:author="Sergio Di Fiore" w:date="2021-09-05T17:01:00Z">
            <w:rPr>
              <w:rFonts w:cs="Times New Roman"/>
              <w:b/>
              <w:sz w:val="20"/>
              <w:szCs w:val="20"/>
              <w:lang w:val="it-IT"/>
            </w:rPr>
          </w:rPrChange>
        </w:rPr>
        <w:pPrChange w:id="52" w:author="Sergio Di Fiore" w:date="2021-09-05T09:10:00Z">
          <w:pPr>
            <w:spacing w:after="0" w:line="240" w:lineRule="auto"/>
            <w:jc w:val="center"/>
          </w:pPr>
        </w:pPrChange>
      </w:pPr>
    </w:p>
    <w:p w14:paraId="11426165" w14:textId="29027021" w:rsidR="00F27C24" w:rsidRPr="001F752C" w:rsidRDefault="004F69E0" w:rsidP="00F27C24">
      <w:pPr>
        <w:spacing w:after="0" w:line="240" w:lineRule="auto"/>
        <w:jc w:val="center"/>
        <w:rPr>
          <w:rFonts w:cs="Times New Roman"/>
          <w:sz w:val="20"/>
          <w:szCs w:val="20"/>
        </w:rPr>
      </w:pPr>
      <w:r w:rsidRPr="009D51D6">
        <w:rPr>
          <w:rFonts w:cs="Times New Roman"/>
          <w:sz w:val="20"/>
          <w:szCs w:val="20"/>
        </w:rPr>
        <w:t>¹</w:t>
      </w:r>
      <w:r w:rsidR="005819AB" w:rsidRPr="009D51D6">
        <w:rPr>
          <w:rFonts w:cs="Times New Roman"/>
          <w:sz w:val="20"/>
          <w:szCs w:val="20"/>
        </w:rPr>
        <w:t>Graduando em Análise e Desenvolvimento de Sistemas, Faculdade de Tecnologia de Botucatu sergiodifiore@gmail.com</w:t>
      </w:r>
      <w:ins w:id="53" w:author="Sergio Di Fiore" w:date="2021-09-05T09:13:00Z">
        <w:r w:rsidR="00883B69" w:rsidRPr="001F752C">
          <w:rPr>
            <w:rFonts w:cs="Times New Roman"/>
            <w:sz w:val="20"/>
            <w:szCs w:val="20"/>
          </w:rPr>
          <w:t>,</w:t>
        </w:r>
      </w:ins>
    </w:p>
    <w:p w14:paraId="3A9F0801" w14:textId="038BE5FB" w:rsidR="00F27C24" w:rsidRPr="00201E73" w:rsidRDefault="004F69E0" w:rsidP="00F27C24">
      <w:pPr>
        <w:spacing w:after="0" w:line="240" w:lineRule="auto"/>
        <w:jc w:val="center"/>
        <w:rPr>
          <w:ins w:id="54" w:author="Sergio Di Fiore" w:date="2021-09-05T09:11:00Z"/>
          <w:rFonts w:cs="Times New Roman"/>
          <w:sz w:val="20"/>
          <w:szCs w:val="20"/>
        </w:rPr>
      </w:pPr>
      <w:r w:rsidRPr="001F752C">
        <w:rPr>
          <w:rFonts w:cs="Times New Roman"/>
          <w:sz w:val="20"/>
          <w:szCs w:val="20"/>
        </w:rPr>
        <w:t>²</w:t>
      </w:r>
      <w:r w:rsidR="005819AB" w:rsidRPr="009C7944">
        <w:t xml:space="preserve"> </w:t>
      </w:r>
      <w:r w:rsidR="005819AB" w:rsidRPr="009C7944">
        <w:rPr>
          <w:rFonts w:cs="Times New Roman"/>
          <w:sz w:val="20"/>
          <w:szCs w:val="20"/>
        </w:rPr>
        <w:t>Docente da Faculdade de Tecnologia de Botucatu, gustavo.montanha@fatec.sp.gov.br</w:t>
      </w:r>
      <w:ins w:id="55" w:author="Sergio Di Fiore" w:date="2021-09-05T09:12:00Z">
        <w:r w:rsidR="00883B69" w:rsidRPr="009C7944">
          <w:rPr>
            <w:rFonts w:cs="Times New Roman"/>
            <w:sz w:val="20"/>
            <w:szCs w:val="20"/>
          </w:rPr>
          <w:t>,</w:t>
        </w:r>
      </w:ins>
      <w:del w:id="56" w:author="Sergio Di Fiore" w:date="2021-09-05T09:12:00Z">
        <w:r w:rsidR="005819AB" w:rsidRPr="00201E73" w:rsidDel="00883B69">
          <w:rPr>
            <w:rFonts w:cs="Times New Roman"/>
            <w:sz w:val="20"/>
            <w:szCs w:val="20"/>
          </w:rPr>
          <w:delText>.</w:delText>
        </w:r>
      </w:del>
    </w:p>
    <w:p w14:paraId="48CBEEA1" w14:textId="4C68FF34" w:rsidR="00B365E2" w:rsidRPr="001F752C" w:rsidRDefault="006A7497" w:rsidP="00F27C24">
      <w:pPr>
        <w:spacing w:after="0" w:line="240" w:lineRule="auto"/>
        <w:jc w:val="center"/>
        <w:rPr>
          <w:rFonts w:cs="Times New Roman"/>
          <w:sz w:val="20"/>
          <w:szCs w:val="20"/>
        </w:rPr>
      </w:pPr>
      <w:ins w:id="57" w:author="Sergio Di Fiore" w:date="2021-09-05T09:13:00Z">
        <w:r w:rsidRPr="00CA58E6">
          <w:rPr>
            <w:rFonts w:cs="Times New Roman"/>
            <w:sz w:val="20"/>
            <w:szCs w:val="20"/>
            <w:vertAlign w:val="superscript"/>
            <w:rPrChange w:id="58" w:author="Sergio Di Fiore" w:date="2021-09-05T17:01:00Z">
              <w:rPr>
                <w:rFonts w:cs="Times New Roman"/>
                <w:sz w:val="20"/>
                <w:szCs w:val="20"/>
              </w:rPr>
            </w:rPrChange>
          </w:rPr>
          <w:t>3</w:t>
        </w:r>
      </w:ins>
      <w:ins w:id="59" w:author="Sergio Di Fiore" w:date="2021-09-05T09:12:00Z">
        <w:r w:rsidR="00B365E2" w:rsidRPr="009D51D6">
          <w:t xml:space="preserve"> </w:t>
        </w:r>
        <w:r w:rsidR="00B365E2" w:rsidRPr="009D51D6">
          <w:rPr>
            <w:rFonts w:cs="Times New Roman"/>
            <w:sz w:val="20"/>
            <w:szCs w:val="20"/>
          </w:rPr>
          <w:t xml:space="preserve">Docente da Faculdade de Tecnologia de Botucatu, </w:t>
        </w:r>
        <w:r w:rsidR="00883B69" w:rsidRPr="001F752C">
          <w:rPr>
            <w:rFonts w:cs="Times New Roman"/>
            <w:sz w:val="20"/>
            <w:szCs w:val="20"/>
          </w:rPr>
          <w:t>adriane.castro@fatec.sp.gov.br.</w:t>
        </w:r>
      </w:ins>
    </w:p>
    <w:p w14:paraId="0202DD91" w14:textId="77777777" w:rsidR="00386D97" w:rsidRPr="001F752C" w:rsidRDefault="00386D97" w:rsidP="00386D97">
      <w:pPr>
        <w:spacing w:after="0"/>
        <w:rPr>
          <w:rFonts w:cs="Times New Roman"/>
          <w:sz w:val="20"/>
          <w:szCs w:val="20"/>
        </w:rPr>
      </w:pPr>
    </w:p>
    <w:p w14:paraId="2748853B" w14:textId="470EE818" w:rsidR="00386D97" w:rsidRPr="009C7944" w:rsidRDefault="00386D97">
      <w:pPr>
        <w:spacing w:after="0"/>
        <w:jc w:val="center"/>
        <w:rPr>
          <w:ins w:id="60" w:author="Sergio Di Fiore" w:date="2021-09-01T08:08:00Z"/>
          <w:rFonts w:cs="Times New Roman"/>
          <w:b/>
          <w:szCs w:val="24"/>
        </w:rPr>
        <w:pPrChange w:id="61" w:author="Sergio Di Fiore" w:date="2021-09-05T16:16:00Z">
          <w:pPr>
            <w:spacing w:before="240" w:after="0" w:line="259" w:lineRule="auto"/>
            <w:jc w:val="center"/>
            <w:outlineLvl w:val="0"/>
          </w:pPr>
        </w:pPrChange>
      </w:pPr>
      <w:r w:rsidRPr="009C7944">
        <w:rPr>
          <w:rFonts w:cs="Times New Roman"/>
          <w:b/>
          <w:szCs w:val="24"/>
        </w:rPr>
        <w:t>RESUMO</w:t>
      </w:r>
    </w:p>
    <w:p w14:paraId="0DAB1462" w14:textId="1FF1F5E8" w:rsidR="00C30FBA" w:rsidRPr="00201E73" w:rsidRDefault="00A51F2E">
      <w:pPr>
        <w:pStyle w:val="PargrafodaLista"/>
        <w:pPrChange w:id="62" w:author="Sergio Di Fiore" w:date="2021-09-01T08:08:00Z">
          <w:pPr>
            <w:spacing w:before="240" w:after="0" w:line="259" w:lineRule="auto"/>
            <w:jc w:val="center"/>
            <w:outlineLvl w:val="0"/>
          </w:pPr>
        </w:pPrChange>
      </w:pPr>
      <w:ins w:id="63" w:author="Sergio Di Fiore" w:date="2021-09-01T08:24:00Z">
        <w:r w:rsidRPr="009C7944">
          <w:t>O objetivo do trabalho é, a partir de uma revisão de literatura</w:t>
        </w:r>
        <w:commentRangeStart w:id="64"/>
        <w:commentRangeEnd w:id="64"/>
        <w:r w:rsidRPr="00CA58E6">
          <w:rPr>
            <w:rStyle w:val="Refdecomentrio"/>
            <w:rFonts w:eastAsiaTheme="minorHAnsi" w:cstheme="minorBidi"/>
            <w:lang w:eastAsia="en-US"/>
          </w:rPr>
          <w:commentReference w:id="64"/>
        </w:r>
        <w:r w:rsidRPr="00201E73">
          <w:t xml:space="preserve">, expor </w:t>
        </w:r>
      </w:ins>
      <w:ins w:id="65" w:author="Sergio Di Fiore" w:date="2021-09-05T15:28:00Z">
        <w:r w:rsidR="004017B1" w:rsidRPr="00201E73">
          <w:t xml:space="preserve">o desenvolvimento histórico e </w:t>
        </w:r>
      </w:ins>
      <w:ins w:id="66" w:author="Sergio Di Fiore" w:date="2021-09-01T08:24:00Z">
        <w:r w:rsidRPr="00201E73">
          <w:t>as principais características d</w:t>
        </w:r>
      </w:ins>
      <w:ins w:id="67" w:author="Sergio Di Fiore" w:date="2021-09-03T15:05:00Z">
        <w:r w:rsidR="0007010B" w:rsidRPr="00201E73">
          <w:t xml:space="preserve">a </w:t>
        </w:r>
      </w:ins>
      <w:ins w:id="68" w:author="Sergio Di Fiore" w:date="2021-09-03T15:37:00Z">
        <w:r w:rsidR="001A5E25" w:rsidRPr="00201E73">
          <w:t>Inteligência</w:t>
        </w:r>
      </w:ins>
      <w:ins w:id="69" w:author="Sergio Di Fiore" w:date="2021-09-03T15:05:00Z">
        <w:r w:rsidR="0007010B" w:rsidRPr="00201E73">
          <w:t xml:space="preserve"> Artificial </w:t>
        </w:r>
      </w:ins>
      <w:ins w:id="70" w:author="Sergio Di Fiore" w:date="2021-09-05T15:28:00Z">
        <w:r w:rsidR="004017B1" w:rsidRPr="00201E73">
          <w:t xml:space="preserve">e distinguir desta a tecnologia de </w:t>
        </w:r>
      </w:ins>
      <w:proofErr w:type="spellStart"/>
      <w:ins w:id="71" w:author="Sergio Di Fiore" w:date="2021-09-01T08:24:00Z">
        <w:r w:rsidRPr="00201E73">
          <w:rPr>
            <w:i/>
          </w:rPr>
          <w:t>Deep</w:t>
        </w:r>
        <w:proofErr w:type="spellEnd"/>
        <w:r w:rsidRPr="00201E73">
          <w:rPr>
            <w:i/>
          </w:rPr>
          <w:t xml:space="preserve"> Learning</w:t>
        </w:r>
      </w:ins>
      <w:ins w:id="72" w:author="Sergio Di Fiore" w:date="2021-09-05T15:29:00Z">
        <w:r w:rsidR="004017B1" w:rsidRPr="00201E73">
          <w:rPr>
            <w:iCs/>
          </w:rPr>
          <w:t xml:space="preserve">, </w:t>
        </w:r>
      </w:ins>
      <w:ins w:id="73" w:author="Sergio Di Fiore" w:date="2021-09-01T08:14:00Z">
        <w:r w:rsidR="00F82AED" w:rsidRPr="00201E73">
          <w:t>apresenta</w:t>
        </w:r>
      </w:ins>
      <w:ins w:id="74" w:author="Sergio Di Fiore" w:date="2021-09-01T08:24:00Z">
        <w:r w:rsidR="00D068A6" w:rsidRPr="00201E73">
          <w:t>ndo</w:t>
        </w:r>
      </w:ins>
      <w:ins w:id="75" w:author="Sergio Di Fiore" w:date="2021-09-01T08:14:00Z">
        <w:r w:rsidR="00F82AED" w:rsidRPr="00201E73">
          <w:t xml:space="preserve"> uma análise de diversas fontes de literatura a </w:t>
        </w:r>
      </w:ins>
      <w:ins w:id="76" w:author="Sergio Di Fiore" w:date="2021-09-03T15:05:00Z">
        <w:r w:rsidR="0007010B" w:rsidRPr="00201E73">
          <w:t xml:space="preserve">esse </w:t>
        </w:r>
      </w:ins>
      <w:ins w:id="77" w:author="Sergio Di Fiore" w:date="2021-09-01T08:14:00Z">
        <w:r w:rsidR="00F82AED" w:rsidRPr="00201E73">
          <w:t>respeito</w:t>
        </w:r>
      </w:ins>
      <w:ins w:id="78" w:author="Sergio Di Fiore" w:date="2021-09-03T15:05:00Z">
        <w:r w:rsidR="0007010B" w:rsidRPr="00201E73">
          <w:t xml:space="preserve"> </w:t>
        </w:r>
      </w:ins>
      <w:ins w:id="79" w:author="Sergio Di Fiore" w:date="2021-09-01T08:14:00Z">
        <w:r w:rsidR="008F3234" w:rsidRPr="00201E73">
          <w:t xml:space="preserve">e, em particular, </w:t>
        </w:r>
      </w:ins>
      <w:ins w:id="80" w:author="Sergio Di Fiore" w:date="2021-09-01T08:15:00Z">
        <w:r w:rsidR="005B5E8D" w:rsidRPr="00201E73">
          <w:t xml:space="preserve">de </w:t>
        </w:r>
      </w:ins>
      <w:ins w:id="81" w:author="Sergio Di Fiore" w:date="2021-09-01T08:24:00Z">
        <w:r w:rsidR="001A1EED" w:rsidRPr="00201E73">
          <w:t xml:space="preserve">seus </w:t>
        </w:r>
      </w:ins>
      <w:ins w:id="82" w:author="Sergio Di Fiore" w:date="2021-09-01T08:15:00Z">
        <w:r w:rsidR="005B5E8D" w:rsidRPr="00201E73">
          <w:t>conceitos e técnicas</w:t>
        </w:r>
      </w:ins>
      <w:ins w:id="83" w:author="Sergio Di Fiore" w:date="2021-09-05T15:29:00Z">
        <w:r w:rsidR="000C0162" w:rsidRPr="00201E73">
          <w:t>.</w:t>
        </w:r>
      </w:ins>
    </w:p>
    <w:p w14:paraId="54CB1C73" w14:textId="04C8F42C" w:rsidR="00C8270E" w:rsidRPr="00201E73" w:rsidDel="00F54E7A" w:rsidRDefault="00C8270E" w:rsidP="00680B67">
      <w:pPr>
        <w:ind w:firstLine="0"/>
        <w:rPr>
          <w:del w:id="84" w:author="Sergio Di Fiore" w:date="2021-09-01T08:18:00Z"/>
          <w:rFonts w:cs="Times New Roman"/>
          <w:b/>
          <w:szCs w:val="24"/>
        </w:rPr>
      </w:pPr>
    </w:p>
    <w:p w14:paraId="2C4C01F8" w14:textId="0CAD919C" w:rsidR="00F54E7A" w:rsidRPr="00201E73" w:rsidRDefault="00F54E7A" w:rsidP="00B445EF">
      <w:pPr>
        <w:spacing w:before="240" w:after="0" w:line="259" w:lineRule="auto"/>
        <w:jc w:val="center"/>
        <w:outlineLvl w:val="0"/>
        <w:rPr>
          <w:ins w:id="85" w:author="Sergio Di Fiore" w:date="2021-09-01T08:19:00Z"/>
          <w:rFonts w:cs="Times New Roman"/>
          <w:b/>
          <w:szCs w:val="24"/>
        </w:rPr>
      </w:pPr>
    </w:p>
    <w:p w14:paraId="79A2FCDC" w14:textId="46196E0C" w:rsidR="005819AB" w:rsidRPr="00201E73" w:rsidDel="00680B67" w:rsidRDefault="005819AB" w:rsidP="00C8270E">
      <w:pPr>
        <w:pStyle w:val="PargrafodaLista"/>
        <w:rPr>
          <w:del w:id="86" w:author="Sergio Di Fiore" w:date="2021-09-01T08:17:00Z"/>
        </w:rPr>
      </w:pPr>
      <w:commentRangeStart w:id="87"/>
      <w:del w:id="88" w:author="Sergio Di Fiore" w:date="2021-09-01T08:17:00Z">
        <w:r w:rsidRPr="00201E73" w:rsidDel="00680B67">
          <w:delText>O muito sonhado mundo das máquinas que pensam começou a dar os seus primeiros passos na década de 1950 com as primeiras teorias e reais trabalhos sobre inteligência artificial</w:delText>
        </w:r>
        <w:r w:rsidR="009A7C61" w:rsidRPr="00201E73" w:rsidDel="00680B67">
          <w:delText xml:space="preserve"> (</w:delText>
        </w:r>
        <w:r w:rsidR="00752E66" w:rsidRPr="00201E73" w:rsidDel="00680B67">
          <w:delText>GOMES,</w:delText>
        </w:r>
        <w:r w:rsidR="009A7C61" w:rsidRPr="00201E73" w:rsidDel="00680B67">
          <w:delText xml:space="preserve"> 2020)</w:delText>
        </w:r>
        <w:r w:rsidRPr="00201E73" w:rsidDel="00680B67">
          <w:delText>. Tomando como modelo o cérebro humano</w:delText>
        </w:r>
      </w:del>
      <w:ins w:id="89" w:author="ADRIANE BELLUCI BELORIO DE CASTRO" w:date="2021-08-04T14:30:00Z">
        <w:del w:id="90" w:author="Sergio Di Fiore" w:date="2021-09-01T08:17:00Z">
          <w:r w:rsidR="00F468AA" w:rsidRPr="00201E73" w:rsidDel="00680B67">
            <w:delText>,</w:delText>
          </w:r>
        </w:del>
      </w:ins>
      <w:del w:id="91" w:author="Sergio Di Fiore" w:date="2021-09-01T08:17:00Z">
        <w:r w:rsidRPr="00201E73" w:rsidDel="00680B67">
          <w:delText xml:space="preserve"> foram criadas as primeiras redes neurais artificiais e estudadas </w:delText>
        </w:r>
      </w:del>
      <w:ins w:id="92" w:author="ADRIANE BELLUCI BELORIO DE CASTRO" w:date="2021-08-04T14:30:00Z">
        <w:del w:id="93" w:author="Sergio Di Fiore" w:date="2021-09-01T08:17:00Z">
          <w:r w:rsidR="00F468AA" w:rsidRPr="00201E73" w:rsidDel="00680B67">
            <w:delText>su</w:delText>
          </w:r>
        </w:del>
      </w:ins>
      <w:del w:id="94" w:author="Sergio Di Fiore" w:date="2021-09-01T08:17:00Z">
        <w:r w:rsidRPr="00201E73" w:rsidDel="00680B67">
          <w:delText xml:space="preserve">as primeiras aplicações. Um modelo matemático de 1969, porém, provava que o modelo até então usado teria sérias limitações. Foi só em 1986, com o estabelecimento da teoria do </w:delText>
        </w:r>
        <w:r w:rsidRPr="00201E73" w:rsidDel="00680B67">
          <w:rPr>
            <w:i/>
          </w:rPr>
          <w:delText>Deep Learning</w:delText>
        </w:r>
        <w:r w:rsidRPr="00201E73" w:rsidDel="00680B67">
          <w:delText xml:space="preserve"> que novos avanços seriam dados. Avanços, que ainda assim, teriam que esperar mais 20 anos, para que os equipamentos computacionais tivessem capacidade de processar os dados na velocidade e quantidade que se fazia</w:delText>
        </w:r>
        <w:r w:rsidR="00BA786E" w:rsidRPr="00201E73" w:rsidDel="00680B67">
          <w:delText>m</w:delText>
        </w:r>
        <w:r w:rsidRPr="00201E73" w:rsidDel="00680B67">
          <w:delText xml:space="preserve"> necessários</w:delText>
        </w:r>
        <w:r w:rsidR="00752E66" w:rsidRPr="00201E73" w:rsidDel="00680B67">
          <w:delText xml:space="preserve"> (SOMMERS, 2017)</w:delText>
        </w:r>
        <w:r w:rsidRPr="00201E73" w:rsidDel="00680B67">
          <w:delText>.</w:delText>
        </w:r>
        <w:commentRangeEnd w:id="87"/>
        <w:r w:rsidR="00F468AA" w:rsidRPr="00201E73" w:rsidDel="00680B67">
          <w:rPr>
            <w:rStyle w:val="Refdecomentrio"/>
            <w:rFonts w:eastAsiaTheme="minorHAnsi" w:cstheme="minorBidi"/>
            <w:lang w:eastAsia="en-US"/>
          </w:rPr>
          <w:commentReference w:id="87"/>
        </w:r>
      </w:del>
    </w:p>
    <w:p w14:paraId="0ADC9982" w14:textId="45653076" w:rsidR="00C8270E" w:rsidRPr="00201E73" w:rsidDel="002A0371" w:rsidRDefault="00C8270E">
      <w:pPr>
        <w:ind w:firstLine="0"/>
        <w:rPr>
          <w:del w:id="95" w:author="Sergio Di Fiore" w:date="2021-09-01T08:19:00Z"/>
        </w:rPr>
        <w:pPrChange w:id="96" w:author="Sergio Di Fiore" w:date="2021-09-01T08:17:00Z">
          <w:pPr>
            <w:pStyle w:val="PargrafodaLista"/>
          </w:pPr>
        </w:pPrChange>
      </w:pPr>
    </w:p>
    <w:p w14:paraId="7CCB8DA3" w14:textId="2AEF4F00" w:rsidR="00F54E7A" w:rsidRPr="00201E73" w:rsidRDefault="00386D97" w:rsidP="00C8270E">
      <w:pPr>
        <w:spacing w:after="0"/>
        <w:ind w:firstLine="0"/>
        <w:jc w:val="left"/>
        <w:rPr>
          <w:ins w:id="97" w:author="Sergio Di Fiore" w:date="2021-09-01T08:19:00Z"/>
          <w:rFonts w:cs="Times New Roman"/>
          <w:sz w:val="20"/>
          <w:szCs w:val="20"/>
        </w:rPr>
      </w:pPr>
      <w:r w:rsidRPr="00201E73">
        <w:rPr>
          <w:rFonts w:cs="Times New Roman"/>
          <w:b/>
          <w:sz w:val="20"/>
          <w:szCs w:val="20"/>
        </w:rPr>
        <w:t>Palavras-chave:</w:t>
      </w:r>
      <w:r w:rsidRPr="00201E73">
        <w:rPr>
          <w:rFonts w:cs="Times New Roman"/>
          <w:sz w:val="20"/>
          <w:szCs w:val="20"/>
        </w:rPr>
        <w:t xml:space="preserve"> </w:t>
      </w:r>
      <w:r w:rsidR="005819AB" w:rsidRPr="00201E73">
        <w:rPr>
          <w:rFonts w:cs="Times New Roman"/>
          <w:sz w:val="20"/>
          <w:szCs w:val="20"/>
        </w:rPr>
        <w:t xml:space="preserve">Aprendizado de máquina. </w:t>
      </w:r>
      <w:proofErr w:type="spellStart"/>
      <w:r w:rsidR="005819AB" w:rsidRPr="00201E73">
        <w:rPr>
          <w:rFonts w:cs="Times New Roman"/>
          <w:i/>
          <w:sz w:val="20"/>
          <w:szCs w:val="20"/>
        </w:rPr>
        <w:t>Deep</w:t>
      </w:r>
      <w:proofErr w:type="spellEnd"/>
      <w:r w:rsidR="005819AB" w:rsidRPr="00201E73">
        <w:rPr>
          <w:rFonts w:cs="Times New Roman"/>
          <w:i/>
          <w:sz w:val="20"/>
          <w:szCs w:val="20"/>
        </w:rPr>
        <w:t xml:space="preserve"> Learning</w:t>
      </w:r>
      <w:r w:rsidR="005819AB" w:rsidRPr="00201E73">
        <w:rPr>
          <w:rFonts w:cs="Times New Roman"/>
          <w:sz w:val="20"/>
          <w:szCs w:val="20"/>
        </w:rPr>
        <w:t>. Inteligência artificial.</w:t>
      </w:r>
    </w:p>
    <w:p w14:paraId="21072A52" w14:textId="4CB67036" w:rsidR="00386D97" w:rsidRPr="00201E73" w:rsidDel="00596CA5" w:rsidRDefault="00386D97" w:rsidP="00C8270E">
      <w:pPr>
        <w:spacing w:after="0"/>
        <w:ind w:firstLine="0"/>
        <w:jc w:val="left"/>
        <w:rPr>
          <w:del w:id="98" w:author="Sergio Di Fiore" w:date="2021-09-05T10:43:00Z"/>
          <w:rFonts w:cs="Times New Roman"/>
          <w:sz w:val="20"/>
          <w:szCs w:val="20"/>
        </w:rPr>
      </w:pPr>
    </w:p>
    <w:p w14:paraId="7AFF31ED" w14:textId="77777777" w:rsidR="00F27C24" w:rsidRPr="00201E73" w:rsidRDefault="00F27C24" w:rsidP="00F27C24">
      <w:pPr>
        <w:spacing w:after="0"/>
        <w:rPr>
          <w:rFonts w:cs="Times New Roman"/>
          <w:sz w:val="20"/>
          <w:szCs w:val="20"/>
        </w:rPr>
      </w:pPr>
    </w:p>
    <w:p w14:paraId="2B2B4DA1" w14:textId="4BF9B7DD" w:rsidR="00AE616F" w:rsidRPr="00201E73" w:rsidRDefault="00AE616F" w:rsidP="00AE616F">
      <w:pPr>
        <w:spacing w:after="0"/>
        <w:jc w:val="center"/>
        <w:rPr>
          <w:rFonts w:cs="Times New Roman"/>
          <w:b/>
          <w:szCs w:val="24"/>
        </w:rPr>
      </w:pPr>
      <w:r w:rsidRPr="00201E73">
        <w:rPr>
          <w:rFonts w:cs="Times New Roman"/>
          <w:b/>
          <w:szCs w:val="24"/>
        </w:rPr>
        <w:t>1 INTRODUÇÃO</w:t>
      </w:r>
    </w:p>
    <w:p w14:paraId="460F767F" w14:textId="3CD116A3" w:rsidR="00C8270E" w:rsidRPr="00201E73" w:rsidDel="00FA2640" w:rsidRDefault="00C8270E" w:rsidP="00AE616F">
      <w:pPr>
        <w:spacing w:after="0"/>
        <w:jc w:val="center"/>
        <w:rPr>
          <w:del w:id="99" w:author="Sergio Di Fiore" w:date="2021-09-05T16:16:00Z"/>
          <w:rFonts w:cs="Times New Roman"/>
          <w:b/>
          <w:szCs w:val="24"/>
        </w:rPr>
      </w:pPr>
    </w:p>
    <w:p w14:paraId="43DBB66E" w14:textId="643AB247" w:rsidR="00BA786E" w:rsidRPr="00201E73" w:rsidRDefault="00BA786E" w:rsidP="00BA786E">
      <w:pPr>
        <w:pStyle w:val="PargrafodaLista"/>
        <w:rPr>
          <w:ins w:id="100" w:author="Sergio Di Fiore" w:date="2021-09-03T10:31:00Z"/>
        </w:rPr>
      </w:pPr>
      <w:r w:rsidRPr="00201E73">
        <w:t xml:space="preserve">Por muito tempo, a humanidade sonhou com máquinas que fossem capazes de pensar de forma autônoma. </w:t>
      </w:r>
      <w:ins w:id="101" w:author="Sergio Di Fiore" w:date="2021-09-03T16:23:00Z">
        <w:r w:rsidR="00FE16F2" w:rsidRPr="00201E73">
          <w:t xml:space="preserve">Não surpreendentemente, </w:t>
        </w:r>
        <w:r w:rsidR="005A30F8" w:rsidRPr="00201E73">
          <w:t xml:space="preserve">as </w:t>
        </w:r>
      </w:ins>
      <w:ins w:id="102" w:author="Sergio Di Fiore" w:date="2021-09-03T16:24:00Z">
        <w:r w:rsidR="005A30F8" w:rsidRPr="00201E73">
          <w:t xml:space="preserve">primeiras referências dos homens fazendo cópias deles mesmos, sem o </w:t>
        </w:r>
        <w:r w:rsidR="00507A49" w:rsidRPr="00201E73">
          <w:t>auxílio</w:t>
        </w:r>
        <w:r w:rsidR="005A30F8" w:rsidRPr="00201E73">
          <w:t xml:space="preserve"> dos deuses, </w:t>
        </w:r>
        <w:r w:rsidR="00507A49" w:rsidRPr="00201E73">
          <w:t>vem da mitologia clássica Roman</w:t>
        </w:r>
      </w:ins>
      <w:ins w:id="103" w:author="Sergio Di Fiore" w:date="2021-09-05T15:29:00Z">
        <w:r w:rsidR="009A081F" w:rsidRPr="00201E73">
          <w:t>a</w:t>
        </w:r>
      </w:ins>
      <w:ins w:id="104" w:author="Sergio Di Fiore" w:date="2021-09-03T16:24:00Z">
        <w:r w:rsidR="00507A49" w:rsidRPr="00201E73">
          <w:t xml:space="preserve">, Grega e </w:t>
        </w:r>
      </w:ins>
      <w:ins w:id="105" w:author="Sergio Di Fiore" w:date="2021-09-03T16:25:00Z">
        <w:r w:rsidR="00507A49" w:rsidRPr="00201E73">
          <w:t>Egípcia</w:t>
        </w:r>
      </w:ins>
      <w:ins w:id="106" w:author="Sergio Di Fiore" w:date="2021-09-03T16:30:00Z">
        <w:r w:rsidR="00EE7B77" w:rsidRPr="00CA58E6">
          <w:rPr>
            <w:rPrChange w:id="107" w:author="Sergio Di Fiore" w:date="2021-09-05T17:01:00Z">
              <w:rPr>
                <w:noProof/>
              </w:rPr>
            </w:rPrChange>
          </w:rPr>
          <w:t xml:space="preserve"> (NEWQUIST, 2018)</w:t>
        </w:r>
      </w:ins>
      <w:ins w:id="108" w:author="Sergio Di Fiore" w:date="2021-09-03T16:25:00Z">
        <w:r w:rsidR="00507A49" w:rsidRPr="00201E73">
          <w:t xml:space="preserve">. </w:t>
        </w:r>
      </w:ins>
      <w:r w:rsidRPr="00201E73">
        <w:t xml:space="preserve">Desde a Grécia antiga com </w:t>
      </w:r>
      <w:proofErr w:type="spellStart"/>
      <w:r w:rsidRPr="00201E73">
        <w:t>Galatea</w:t>
      </w:r>
      <w:proofErr w:type="spellEnd"/>
      <w:r w:rsidRPr="00201E73">
        <w:t>, Talos e Pandora que hoje são entendidas como modelos de inteligências artificiais</w:t>
      </w:r>
      <w:ins w:id="109" w:author="Sergio Di Fiore" w:date="2021-09-03T15:12:00Z">
        <w:r w:rsidR="000A56F3" w:rsidRPr="00201E73">
          <w:t xml:space="preserve"> </w:t>
        </w:r>
      </w:ins>
      <w:ins w:id="110" w:author="Sergio Di Fiore" w:date="2021-09-03T15:18:00Z">
        <w:r w:rsidR="00DF0D42" w:rsidRPr="00CA58E6">
          <w:rPr>
            <w:rPrChange w:id="111" w:author="Sergio Di Fiore" w:date="2021-09-05T17:01:00Z">
              <w:rPr>
                <w:noProof/>
              </w:rPr>
            </w:rPrChange>
          </w:rPr>
          <w:t>(</w:t>
        </w:r>
        <w:r w:rsidR="006D099D" w:rsidRPr="00CA58E6">
          <w:rPr>
            <w:rPrChange w:id="112" w:author="Sergio Di Fiore" w:date="2021-09-05T17:01:00Z">
              <w:rPr>
                <w:noProof/>
              </w:rPr>
            </w:rPrChange>
          </w:rPr>
          <w:t>BISPHAM</w:t>
        </w:r>
        <w:r w:rsidR="00DF0D42" w:rsidRPr="00CA58E6">
          <w:rPr>
            <w:rPrChange w:id="113" w:author="Sergio Di Fiore" w:date="2021-09-05T17:01:00Z">
              <w:rPr>
                <w:noProof/>
              </w:rPr>
            </w:rPrChange>
          </w:rPr>
          <w:t>, 2006</w:t>
        </w:r>
      </w:ins>
      <w:ins w:id="114" w:author="Sergio Di Fiore" w:date="2021-09-03T15:21:00Z">
        <w:r w:rsidR="00E22042" w:rsidRPr="00CA58E6">
          <w:rPr>
            <w:rPrChange w:id="115" w:author="Sergio Di Fiore" w:date="2021-09-05T17:01:00Z">
              <w:rPr>
                <w:noProof/>
              </w:rPr>
            </w:rPrChange>
          </w:rPr>
          <w:t xml:space="preserve">; </w:t>
        </w:r>
      </w:ins>
      <w:ins w:id="116" w:author="Sergio Di Fiore" w:date="2021-09-03T15:18:00Z">
        <w:r w:rsidR="006D099D" w:rsidRPr="00CA58E6">
          <w:rPr>
            <w:rPrChange w:id="117" w:author="Sergio Di Fiore" w:date="2021-09-05T17:01:00Z">
              <w:rPr>
                <w:noProof/>
              </w:rPr>
            </w:rPrChange>
          </w:rPr>
          <w:t>MARTIN</w:t>
        </w:r>
        <w:r w:rsidR="00DF0D42" w:rsidRPr="00CA58E6">
          <w:rPr>
            <w:rPrChange w:id="118" w:author="Sergio Di Fiore" w:date="2021-09-05T17:01:00Z">
              <w:rPr>
                <w:noProof/>
              </w:rPr>
            </w:rPrChange>
          </w:rPr>
          <w:t>, 2004</w:t>
        </w:r>
      </w:ins>
      <w:del w:id="119" w:author="Sergio Di Fiore" w:date="2021-09-03T15:12:00Z">
        <w:r w:rsidRPr="00201E73" w:rsidDel="000A56F3">
          <w:delText xml:space="preserve"> (OVID e MAR</w:delText>
        </w:r>
        <w:r w:rsidR="00752E66" w:rsidRPr="00201E73" w:rsidDel="000A56F3">
          <w:delText>T</w:delText>
        </w:r>
        <w:r w:rsidRPr="00201E73" w:rsidDel="000A56F3">
          <w:delText>IN, 2004</w:delText>
        </w:r>
      </w:del>
      <w:del w:id="120" w:author="Sergio Di Fiore" w:date="2021-09-03T15:21:00Z">
        <w:r w:rsidRPr="00201E73" w:rsidDel="00A61B9F">
          <w:delText>; SPARKES, 1996</w:delText>
        </w:r>
      </w:del>
      <w:r w:rsidRPr="00201E73">
        <w:t>;</w:t>
      </w:r>
      <w:del w:id="121" w:author="Sergio Di Fiore" w:date="2021-09-03T16:32:00Z">
        <w:r w:rsidRPr="00201E73" w:rsidDel="006D099D">
          <w:delText xml:space="preserve"> </w:delText>
        </w:r>
      </w:del>
      <w:ins w:id="122" w:author="Sergio Di Fiore" w:date="2021-09-03T15:36:00Z">
        <w:r w:rsidR="00EF2DB8" w:rsidRPr="00CA58E6">
          <w:rPr>
            <w:rPrChange w:id="123" w:author="Sergio Di Fiore" w:date="2021-09-05T17:01:00Z">
              <w:rPr>
                <w:noProof/>
              </w:rPr>
            </w:rPrChange>
          </w:rPr>
          <w:t xml:space="preserve"> </w:t>
        </w:r>
        <w:r w:rsidR="006D099D" w:rsidRPr="00CA58E6">
          <w:rPr>
            <w:rPrChange w:id="124" w:author="Sergio Di Fiore" w:date="2021-09-05T17:01:00Z">
              <w:rPr>
                <w:noProof/>
              </w:rPr>
            </w:rPrChange>
          </w:rPr>
          <w:t>POMEROY</w:t>
        </w:r>
        <w:r w:rsidR="00EF2DB8" w:rsidRPr="00CA58E6">
          <w:rPr>
            <w:rPrChange w:id="125" w:author="Sergio Di Fiore" w:date="2021-09-05T17:01:00Z">
              <w:rPr>
                <w:noProof/>
              </w:rPr>
            </w:rPrChange>
          </w:rPr>
          <w:t>, 2018</w:t>
        </w:r>
      </w:ins>
      <w:ins w:id="126" w:author="Sergio Di Fiore" w:date="2021-09-03T16:31:00Z">
        <w:r w:rsidR="006D099D" w:rsidRPr="00CA58E6">
          <w:rPr>
            <w:rPrChange w:id="127" w:author="Sergio Di Fiore" w:date="2021-09-05T17:01:00Z">
              <w:rPr>
                <w:noProof/>
              </w:rPr>
            </w:rPrChange>
          </w:rPr>
          <w:t>; NEWQUIST, 2018</w:t>
        </w:r>
      </w:ins>
      <w:ins w:id="128" w:author="Sergio Di Fiore" w:date="2021-09-03T15:36:00Z">
        <w:r w:rsidR="00EF2DB8" w:rsidRPr="00CA58E6">
          <w:rPr>
            <w:rPrChange w:id="129" w:author="Sergio Di Fiore" w:date="2021-09-05T17:01:00Z">
              <w:rPr>
                <w:noProof/>
              </w:rPr>
            </w:rPrChange>
          </w:rPr>
          <w:t xml:space="preserve">). </w:t>
        </w:r>
      </w:ins>
      <w:del w:id="130" w:author="Sergio Di Fiore" w:date="2021-09-03T15:36:00Z">
        <w:r w:rsidRPr="00201E73" w:rsidDel="00B67F32">
          <w:delText xml:space="preserve">TANDY, 1997). </w:delText>
        </w:r>
      </w:del>
      <w:r w:rsidRPr="00201E73">
        <w:t>Quando os primeiros computadores começaram a ser concebidos, cem anos antes mesmo do primeiro ser construído</w:t>
      </w:r>
      <w:del w:id="131" w:author="Sergio Di Fiore" w:date="2021-09-03T15:39:00Z">
        <w:r w:rsidRPr="00201E73" w:rsidDel="001E34E8">
          <w:delText xml:space="preserve"> </w:delText>
        </w:r>
        <w:r w:rsidRPr="00201E73" w:rsidDel="00A450F3">
          <w:delText>(LOVELACE, 1842)</w:delText>
        </w:r>
      </w:del>
      <w:r w:rsidRPr="00201E73">
        <w:t xml:space="preserve"> já existia a pergunta se </w:t>
      </w:r>
      <w:del w:id="132" w:author="Sergio Di Fiore" w:date="2021-09-05T15:30:00Z">
        <w:r w:rsidRPr="00201E73" w:rsidDel="009A081F">
          <w:delText xml:space="preserve">as </w:delText>
        </w:r>
      </w:del>
      <w:r w:rsidRPr="00201E73">
        <w:t>máquinas poderiam algum dia ser inteligentes</w:t>
      </w:r>
      <w:customXmlDelRangeStart w:id="133" w:author="Sergio Di Fiore" w:date="2021-09-03T10:04:00Z"/>
      <w:sdt>
        <w:sdtPr>
          <w:id w:val="1255009237"/>
          <w:citation/>
        </w:sdtPr>
        <w:sdtEndPr/>
        <w:sdtContent>
          <w:customXmlDelRangeEnd w:id="133"/>
          <w:del w:id="134" w:author="Sergio Di Fiore" w:date="2021-09-03T10:04:00Z">
            <w:r w:rsidR="00451171" w:rsidRPr="00201E73" w:rsidDel="003752C4">
              <w:fldChar w:fldCharType="begin"/>
            </w:r>
            <w:r w:rsidR="00451171" w:rsidRPr="00201E73" w:rsidDel="003752C4">
              <w:delInstrText xml:space="preserve"> CITATION Sim18 \l 1046 </w:delInstrText>
            </w:r>
            <w:r w:rsidR="00451171" w:rsidRPr="00201E73" w:rsidDel="003752C4">
              <w:fldChar w:fldCharType="separate"/>
            </w:r>
            <w:r w:rsidR="00451171" w:rsidRPr="00CA58E6" w:rsidDel="003752C4">
              <w:rPr>
                <w:rPrChange w:id="135" w:author="Sergio Di Fiore" w:date="2021-09-05T17:01:00Z">
                  <w:rPr>
                    <w:noProof/>
                  </w:rPr>
                </w:rPrChange>
              </w:rPr>
              <w:delText xml:space="preserve"> (Grunspan, 2018)</w:delText>
            </w:r>
            <w:r w:rsidR="00451171" w:rsidRPr="00201E73" w:rsidDel="003752C4">
              <w:fldChar w:fldCharType="end"/>
            </w:r>
          </w:del>
          <w:customXmlDelRangeStart w:id="136" w:author="Sergio Di Fiore" w:date="2021-09-03T10:04:00Z"/>
        </w:sdtContent>
      </w:sdt>
      <w:customXmlDelRangeEnd w:id="136"/>
      <w:ins w:id="137" w:author="Sergio Di Fiore" w:date="2021-09-03T10:04:00Z">
        <w:r w:rsidR="003752C4" w:rsidRPr="00CA58E6">
          <w:rPr>
            <w:rPrChange w:id="138" w:author="Sergio Di Fiore" w:date="2021-09-05T17:01:00Z">
              <w:rPr>
                <w:noProof/>
              </w:rPr>
            </w:rPrChange>
          </w:rPr>
          <w:t xml:space="preserve"> (</w:t>
        </w:r>
        <w:r w:rsidR="00B1175B" w:rsidRPr="00CA58E6">
          <w:rPr>
            <w:rPrChange w:id="139" w:author="Sergio Di Fiore" w:date="2021-09-05T17:01:00Z">
              <w:rPr>
                <w:noProof/>
              </w:rPr>
            </w:rPrChange>
          </w:rPr>
          <w:t>GRUNSPAN</w:t>
        </w:r>
        <w:r w:rsidR="003752C4" w:rsidRPr="00CA58E6">
          <w:rPr>
            <w:rPrChange w:id="140" w:author="Sergio Di Fiore" w:date="2021-09-05T17:01:00Z">
              <w:rPr>
                <w:noProof/>
              </w:rPr>
            </w:rPrChange>
          </w:rPr>
          <w:t>, 2018)</w:t>
        </w:r>
      </w:ins>
      <w:r w:rsidRPr="00201E73">
        <w:t>.</w:t>
      </w:r>
    </w:p>
    <w:p w14:paraId="39E82A8C" w14:textId="2889A783" w:rsidR="00EF7967" w:rsidRPr="00CA58E6" w:rsidRDefault="00EF7967" w:rsidP="00EF7967">
      <w:pPr>
        <w:pStyle w:val="PargrafodaLista"/>
        <w:rPr>
          <w:ins w:id="141" w:author="Sergio Di Fiore" w:date="2021-09-03T16:15:00Z"/>
          <w:rPrChange w:id="142" w:author="Sergio Di Fiore" w:date="2021-09-05T17:01:00Z">
            <w:rPr>
              <w:ins w:id="143" w:author="Sergio Di Fiore" w:date="2021-09-03T16:15:00Z"/>
              <w:noProof/>
            </w:rPr>
          </w:rPrChange>
        </w:rPr>
      </w:pPr>
      <w:ins w:id="144" w:author="Sergio Di Fiore" w:date="2021-09-03T10:31:00Z">
        <w:r w:rsidRPr="00201E73">
          <w:t>Em torno de 1940 alguns cientistas de computação imaginaram que a forma de se obter a resolução de problemas em nível humano seria tomando o modelo de como o cérebro humano trabalha e conectar isso de alguma forma em um padrão</w:t>
        </w:r>
      </w:ins>
      <w:ins w:id="145" w:author="Sergio Di Fiore" w:date="2021-09-05T15:31:00Z">
        <w:r w:rsidR="001903D2" w:rsidRPr="00201E73">
          <w:t xml:space="preserve"> interconectado</w:t>
        </w:r>
      </w:ins>
      <w:ins w:id="146" w:author="Sergio Di Fiore" w:date="2021-09-03T10:31:00Z">
        <w:r w:rsidRPr="00201E73">
          <w:t xml:space="preserve">. </w:t>
        </w:r>
      </w:ins>
      <w:ins w:id="147" w:author="Sergio Di Fiore" w:date="2021-09-05T15:35:00Z">
        <w:r w:rsidR="00974AA0" w:rsidRPr="00201E73">
          <w:t>Uma primeira tentativa</w:t>
        </w:r>
      </w:ins>
      <w:ins w:id="148" w:author="Sergio Di Fiore" w:date="2021-09-05T15:36:00Z">
        <w:r w:rsidR="00974AA0" w:rsidRPr="00201E73">
          <w:t>, c</w:t>
        </w:r>
      </w:ins>
      <w:ins w:id="149" w:author="Sergio Di Fiore" w:date="2021-09-03T14:36:00Z">
        <w:r w:rsidR="00BE16A7" w:rsidRPr="00201E73">
          <w:t xml:space="preserve">riada em 1951 </w:t>
        </w:r>
        <w:r w:rsidR="00816E54" w:rsidRPr="00201E73">
          <w:t xml:space="preserve">por Marvin </w:t>
        </w:r>
        <w:proofErr w:type="spellStart"/>
        <w:r w:rsidR="00816E54" w:rsidRPr="00201E73">
          <w:t>Minsky</w:t>
        </w:r>
        <w:proofErr w:type="spellEnd"/>
        <w:r w:rsidR="00816E54" w:rsidRPr="00201E73">
          <w:t xml:space="preserve">, então ainda um recém graduado de Princeton,  </w:t>
        </w:r>
      </w:ins>
      <w:ins w:id="150" w:author="Sergio Di Fiore" w:date="2021-09-03T10:31:00Z">
        <w:r w:rsidRPr="00201E73">
          <w:t xml:space="preserve">a Calculadora Estocástica Neural Analógica por Reforço (SNARC - </w:t>
        </w:r>
        <w:proofErr w:type="spellStart"/>
        <w:r w:rsidRPr="00201E73">
          <w:rPr>
            <w:i/>
            <w:iCs/>
          </w:rPr>
          <w:t>Stochastic</w:t>
        </w:r>
        <w:proofErr w:type="spellEnd"/>
        <w:r w:rsidRPr="00201E73">
          <w:rPr>
            <w:i/>
            <w:iCs/>
          </w:rPr>
          <w:t xml:space="preserve"> Neural </w:t>
        </w:r>
        <w:proofErr w:type="spellStart"/>
        <w:r w:rsidRPr="00201E73">
          <w:rPr>
            <w:i/>
            <w:iCs/>
          </w:rPr>
          <w:t>Analog</w:t>
        </w:r>
        <w:proofErr w:type="spellEnd"/>
        <w:r w:rsidRPr="00201E73">
          <w:rPr>
            <w:i/>
            <w:iCs/>
          </w:rPr>
          <w:t xml:space="preserve"> </w:t>
        </w:r>
        <w:proofErr w:type="spellStart"/>
        <w:r w:rsidRPr="00201E73">
          <w:rPr>
            <w:i/>
            <w:iCs/>
          </w:rPr>
          <w:t>Reinforcement</w:t>
        </w:r>
        <w:proofErr w:type="spellEnd"/>
        <w:r w:rsidRPr="00201E73">
          <w:rPr>
            <w:i/>
            <w:iCs/>
          </w:rPr>
          <w:t xml:space="preserve"> </w:t>
        </w:r>
        <w:proofErr w:type="spellStart"/>
        <w:r w:rsidRPr="00201E73">
          <w:rPr>
            <w:i/>
            <w:iCs/>
          </w:rPr>
          <w:t>Calculator</w:t>
        </w:r>
        <w:proofErr w:type="spellEnd"/>
        <w:r w:rsidRPr="00201E73">
          <w:t>)</w:t>
        </w:r>
      </w:ins>
      <w:ins w:id="151" w:author="Sergio Di Fiore" w:date="2021-09-05T15:35:00Z">
        <w:r w:rsidR="0046484A" w:rsidRPr="00201E73">
          <w:t xml:space="preserve">, </w:t>
        </w:r>
      </w:ins>
      <w:ins w:id="152" w:author="Sergio Di Fiore" w:date="2021-09-05T15:36:00Z">
        <w:r w:rsidR="00974AA0" w:rsidRPr="00201E73">
          <w:t xml:space="preserve">era </w:t>
        </w:r>
      </w:ins>
      <w:ins w:id="153" w:author="Sergio Di Fiore" w:date="2021-09-05T15:35:00Z">
        <w:r w:rsidR="00974AA0" w:rsidRPr="00201E73">
          <w:t>uma rede de quarenta neurônios artificiais</w:t>
        </w:r>
      </w:ins>
      <w:ins w:id="154" w:author="Sergio Di Fiore" w:date="2021-09-03T10:31:00Z">
        <w:r w:rsidRPr="00201E73">
          <w:t xml:space="preserve"> </w:t>
        </w:r>
        <w:r w:rsidRPr="00CA58E6">
          <w:rPr>
            <w:rPrChange w:id="155" w:author="Sergio Di Fiore" w:date="2021-09-05T17:01:00Z">
              <w:rPr>
                <w:noProof/>
              </w:rPr>
            </w:rPrChange>
          </w:rPr>
          <w:t>(GRUNSPAN, 2018).</w:t>
        </w:r>
      </w:ins>
    </w:p>
    <w:p w14:paraId="092B73D0" w14:textId="1CB82F09" w:rsidR="002C700B" w:rsidRPr="00CA58E6" w:rsidRDefault="00EB6455" w:rsidP="00EF7967">
      <w:pPr>
        <w:pStyle w:val="PargrafodaLista"/>
        <w:rPr>
          <w:ins w:id="156" w:author="Sergio Di Fiore" w:date="2021-09-03T16:36:00Z"/>
          <w:rPrChange w:id="157" w:author="Sergio Di Fiore" w:date="2021-09-05T17:01:00Z">
            <w:rPr>
              <w:ins w:id="158" w:author="Sergio Di Fiore" w:date="2021-09-03T16:36:00Z"/>
              <w:noProof/>
              <w:lang w:val="pt"/>
            </w:rPr>
          </w:rPrChange>
        </w:rPr>
      </w:pPr>
      <w:ins w:id="159" w:author="Sergio Di Fiore" w:date="2021-09-03T16:16:00Z">
        <w:r w:rsidRPr="00CA58E6">
          <w:rPr>
            <w:rPrChange w:id="160" w:author="Sergio Di Fiore" w:date="2021-09-05T17:01:00Z">
              <w:rPr>
                <w:noProof/>
                <w:lang w:val="pt"/>
              </w:rPr>
            </w:rPrChange>
          </w:rPr>
          <w:lastRenderedPageBreak/>
          <w:t>Em 1950, Alan Turing desenvolveu o que hoje é chamado de "teste de Turing": uma máquina exibe habilidades cognitivas humanas se um humano pode interagir com ele (conversando por exemplo) sem ser capaz de dizer que está falando com uma máquina</w:t>
        </w:r>
      </w:ins>
      <w:ins w:id="161" w:author="Sergio Di Fiore" w:date="2021-09-03T16:17:00Z">
        <w:r w:rsidR="00CF718F" w:rsidRPr="00CA58E6">
          <w:rPr>
            <w:rPrChange w:id="162" w:author="Sergio Di Fiore" w:date="2021-09-05T17:01:00Z">
              <w:rPr>
                <w:noProof/>
                <w:lang w:val="pt"/>
              </w:rPr>
            </w:rPrChange>
          </w:rPr>
          <w:t xml:space="preserve"> </w:t>
        </w:r>
        <w:r w:rsidR="00CF718F" w:rsidRPr="00CA58E6">
          <w:rPr>
            <w:rPrChange w:id="163" w:author="Sergio Di Fiore" w:date="2021-09-05T17:01:00Z">
              <w:rPr>
                <w:noProof/>
              </w:rPr>
            </w:rPrChange>
          </w:rPr>
          <w:t>(ALEMI, 2020)</w:t>
        </w:r>
      </w:ins>
      <w:ins w:id="164" w:author="Sergio Di Fiore" w:date="2021-09-03T16:16:00Z">
        <w:r w:rsidRPr="00CA58E6">
          <w:rPr>
            <w:rPrChange w:id="165" w:author="Sergio Di Fiore" w:date="2021-09-05T17:01:00Z">
              <w:rPr>
                <w:noProof/>
                <w:lang w:val="pt"/>
              </w:rPr>
            </w:rPrChange>
          </w:rPr>
          <w:t xml:space="preserve">. </w:t>
        </w:r>
      </w:ins>
    </w:p>
    <w:p w14:paraId="733B80BA" w14:textId="404C60CB" w:rsidR="00397E98" w:rsidRPr="00201E73" w:rsidRDefault="00EB6455" w:rsidP="00EF7967">
      <w:pPr>
        <w:pStyle w:val="PargrafodaLista"/>
        <w:rPr>
          <w:ins w:id="166" w:author="Sergio Di Fiore" w:date="2021-09-03T10:31:00Z"/>
        </w:rPr>
      </w:pPr>
      <w:ins w:id="167" w:author="Sergio Di Fiore" w:date="2021-09-03T16:16:00Z">
        <w:r w:rsidRPr="00CA58E6">
          <w:rPr>
            <w:rPrChange w:id="168" w:author="Sergio Di Fiore" w:date="2021-09-05T17:01:00Z">
              <w:rPr>
                <w:noProof/>
                <w:lang w:val="pt"/>
              </w:rPr>
            </w:rPrChange>
          </w:rPr>
          <w:t xml:space="preserve">Nessa </w:t>
        </w:r>
      </w:ins>
      <w:ins w:id="169" w:author="Sergio Di Fiore" w:date="2021-09-05T15:36:00Z">
        <w:r w:rsidR="003130CF" w:rsidRPr="009D51D6">
          <w:t xml:space="preserve">mesma </w:t>
        </w:r>
      </w:ins>
      <w:ins w:id="170" w:author="Sergio Di Fiore" w:date="2021-09-03T16:16:00Z">
        <w:r w:rsidRPr="00CA58E6">
          <w:rPr>
            <w:rPrChange w:id="171" w:author="Sergio Di Fiore" w:date="2021-09-05T17:01:00Z">
              <w:rPr>
                <w:noProof/>
                <w:lang w:val="pt"/>
              </w:rPr>
            </w:rPrChange>
          </w:rPr>
          <w:t xml:space="preserve">década de </w:t>
        </w:r>
      </w:ins>
      <w:ins w:id="172" w:author="Sergio Di Fiore" w:date="2021-09-05T15:36:00Z">
        <w:r w:rsidR="009068A6" w:rsidRPr="009D51D6">
          <w:t>1950,</w:t>
        </w:r>
      </w:ins>
      <w:ins w:id="173" w:author="Sergio Di Fiore" w:date="2021-09-03T16:16:00Z">
        <w:r w:rsidRPr="00CA58E6">
          <w:rPr>
            <w:rPrChange w:id="174" w:author="Sergio Di Fiore" w:date="2021-09-05T17:01:00Z">
              <w:rPr>
                <w:noProof/>
                <w:lang w:val="pt"/>
              </w:rPr>
            </w:rPrChange>
          </w:rPr>
          <w:t xml:space="preserve"> porém, </w:t>
        </w:r>
      </w:ins>
      <w:proofErr w:type="spellStart"/>
      <w:ins w:id="175" w:author="Sergio Di Fiore" w:date="2021-09-03T14:42:00Z">
        <w:r w:rsidR="00397E98" w:rsidRPr="00CA58E6">
          <w:rPr>
            <w:rPrChange w:id="176" w:author="Sergio Di Fiore" w:date="2021-09-05T17:01:00Z">
              <w:rPr>
                <w:noProof/>
              </w:rPr>
            </w:rPrChange>
          </w:rPr>
          <w:t>Minsky</w:t>
        </w:r>
        <w:proofErr w:type="spellEnd"/>
        <w:r w:rsidR="00397E98" w:rsidRPr="00CA58E6">
          <w:rPr>
            <w:rPrChange w:id="177" w:author="Sergio Di Fiore" w:date="2021-09-05T17:01:00Z">
              <w:rPr>
                <w:noProof/>
              </w:rPr>
            </w:rPrChange>
          </w:rPr>
          <w:t xml:space="preserve"> desistiu das redes neurais </w:t>
        </w:r>
        <w:r w:rsidR="00EF2820" w:rsidRPr="00CA58E6">
          <w:rPr>
            <w:rPrChange w:id="178" w:author="Sergio Di Fiore" w:date="2021-09-05T17:01:00Z">
              <w:rPr>
                <w:noProof/>
              </w:rPr>
            </w:rPrChange>
          </w:rPr>
          <w:t>e começou a trabalhar</w:t>
        </w:r>
      </w:ins>
      <w:ins w:id="179" w:author="Sergio Di Fiore" w:date="2021-09-05T15:37:00Z">
        <w:r w:rsidR="0044545D" w:rsidRPr="00201E73">
          <w:t xml:space="preserve"> principalmente</w:t>
        </w:r>
      </w:ins>
      <w:ins w:id="180" w:author="Sergio Di Fiore" w:date="2021-09-03T14:42:00Z">
        <w:r w:rsidR="00EF2820" w:rsidRPr="00CA58E6">
          <w:rPr>
            <w:rPrChange w:id="181" w:author="Sergio Di Fiore" w:date="2021-09-05T17:01:00Z">
              <w:rPr>
                <w:noProof/>
              </w:rPr>
            </w:rPrChange>
          </w:rPr>
          <w:t xml:space="preserve"> </w:t>
        </w:r>
      </w:ins>
      <w:ins w:id="182" w:author="Sergio Di Fiore" w:date="2021-09-05T15:37:00Z">
        <w:r w:rsidR="0044545D" w:rsidRPr="00201E73">
          <w:t>n</w:t>
        </w:r>
      </w:ins>
      <w:ins w:id="183" w:author="Sergio Di Fiore" w:date="2021-09-03T14:42:00Z">
        <w:r w:rsidR="007E05BC" w:rsidRPr="00CA58E6">
          <w:rPr>
            <w:rPrChange w:id="184" w:author="Sergio Di Fiore" w:date="2021-09-05T17:01:00Z">
              <w:rPr>
                <w:noProof/>
              </w:rPr>
            </w:rPrChange>
          </w:rPr>
          <w:t xml:space="preserve">a </w:t>
        </w:r>
      </w:ins>
      <w:ins w:id="185" w:author="Sergio Di Fiore" w:date="2021-09-05T15:36:00Z">
        <w:r w:rsidR="009068A6" w:rsidRPr="00201E73">
          <w:t>inteligência</w:t>
        </w:r>
      </w:ins>
      <w:ins w:id="186" w:author="Sergio Di Fiore" w:date="2021-09-03T14:42:00Z">
        <w:r w:rsidR="007E05BC" w:rsidRPr="00CA58E6">
          <w:rPr>
            <w:rPrChange w:id="187" w:author="Sergio Di Fiore" w:date="2021-09-05T17:01:00Z">
              <w:rPr>
                <w:noProof/>
              </w:rPr>
            </w:rPrChange>
          </w:rPr>
          <w:t xml:space="preserve"> artificial simbólica</w:t>
        </w:r>
      </w:ins>
      <w:ins w:id="188" w:author="Sergio Di Fiore" w:date="2021-09-03T14:43:00Z">
        <w:r w:rsidR="007E05BC" w:rsidRPr="00CA58E6">
          <w:rPr>
            <w:rPrChange w:id="189" w:author="Sergio Di Fiore" w:date="2021-09-05T17:01:00Z">
              <w:rPr>
                <w:noProof/>
              </w:rPr>
            </w:rPrChange>
          </w:rPr>
          <w:t xml:space="preserve"> que visa espelhar </w:t>
        </w:r>
        <w:r w:rsidR="00922363" w:rsidRPr="00CA58E6">
          <w:rPr>
            <w:rPrChange w:id="190" w:author="Sergio Di Fiore" w:date="2021-09-05T17:01:00Z">
              <w:rPr>
                <w:noProof/>
              </w:rPr>
            </w:rPrChange>
          </w:rPr>
          <w:t xml:space="preserve">os níveis mais elevados humanos </w:t>
        </w:r>
      </w:ins>
      <w:ins w:id="191" w:author="Sergio Di Fiore" w:date="2021-09-05T15:36:00Z">
        <w:r w:rsidR="009068A6" w:rsidRPr="00201E73">
          <w:t>por</w:t>
        </w:r>
      </w:ins>
      <w:ins w:id="192" w:author="Sergio Di Fiore" w:date="2021-09-03T14:43:00Z">
        <w:r w:rsidR="00922363" w:rsidRPr="00CA58E6">
          <w:rPr>
            <w:rPrChange w:id="193" w:author="Sergio Di Fiore" w:date="2021-09-05T17:01:00Z">
              <w:rPr>
                <w:noProof/>
              </w:rPr>
            </w:rPrChange>
          </w:rPr>
          <w:t xml:space="preserve"> meio de representação de símbolos e regras. </w:t>
        </w:r>
      </w:ins>
      <w:ins w:id="194" w:author="Sergio Di Fiore" w:date="2021-09-03T14:44:00Z">
        <w:r w:rsidR="00514A9E" w:rsidRPr="00CA58E6">
          <w:rPr>
            <w:rPrChange w:id="195" w:author="Sergio Di Fiore" w:date="2021-09-05T17:01:00Z">
              <w:rPr>
                <w:noProof/>
              </w:rPr>
            </w:rPrChange>
          </w:rPr>
          <w:t>F</w:t>
        </w:r>
        <w:r w:rsidR="00053032" w:rsidRPr="00CA58E6">
          <w:rPr>
            <w:rPrChange w:id="196" w:author="Sergio Di Fiore" w:date="2021-09-05T17:01:00Z">
              <w:rPr>
                <w:noProof/>
              </w:rPr>
            </w:rPrChange>
          </w:rPr>
          <w:t xml:space="preserve">oi para o MIT </w:t>
        </w:r>
        <w:r w:rsidR="00514A9E" w:rsidRPr="00CA58E6">
          <w:rPr>
            <w:rPrChange w:id="197" w:author="Sergio Di Fiore" w:date="2021-09-05T17:01:00Z">
              <w:rPr>
                <w:noProof/>
              </w:rPr>
            </w:rPrChange>
          </w:rPr>
          <w:t xml:space="preserve">e em 1967 juntou-se a Seymour </w:t>
        </w:r>
      </w:ins>
      <w:proofErr w:type="spellStart"/>
      <w:ins w:id="198" w:author="Sergio Di Fiore" w:date="2021-09-04T16:39:00Z">
        <w:r w:rsidR="00632F70" w:rsidRPr="00CA58E6">
          <w:rPr>
            <w:rPrChange w:id="199" w:author="Sergio Di Fiore" w:date="2021-09-05T17:01:00Z">
              <w:rPr>
                <w:noProof/>
              </w:rPr>
            </w:rPrChange>
          </w:rPr>
          <w:t>Papert</w:t>
        </w:r>
      </w:ins>
      <w:proofErr w:type="spellEnd"/>
      <w:ins w:id="200" w:author="Sergio Di Fiore" w:date="2021-09-03T14:44:00Z">
        <w:r w:rsidR="00514A9E" w:rsidRPr="00CA58E6">
          <w:rPr>
            <w:rPrChange w:id="201" w:author="Sergio Di Fiore" w:date="2021-09-05T17:01:00Z">
              <w:rPr>
                <w:noProof/>
              </w:rPr>
            </w:rPrChange>
          </w:rPr>
          <w:t xml:space="preserve"> nessa escola</w:t>
        </w:r>
      </w:ins>
      <w:ins w:id="202" w:author="Sergio Di Fiore" w:date="2021-09-03T14:45:00Z">
        <w:r w:rsidR="00D92F36" w:rsidRPr="00CA58E6">
          <w:rPr>
            <w:rPrChange w:id="203" w:author="Sergio Di Fiore" w:date="2021-09-05T17:01:00Z">
              <w:rPr>
                <w:noProof/>
              </w:rPr>
            </w:rPrChange>
          </w:rPr>
          <w:t xml:space="preserve"> (GRUNSPAN, 2018)</w:t>
        </w:r>
      </w:ins>
      <w:ins w:id="204" w:author="Sergio Di Fiore" w:date="2021-09-03T14:44:00Z">
        <w:r w:rsidR="00514A9E" w:rsidRPr="00CA58E6">
          <w:rPr>
            <w:rPrChange w:id="205" w:author="Sergio Di Fiore" w:date="2021-09-05T17:01:00Z">
              <w:rPr>
                <w:noProof/>
              </w:rPr>
            </w:rPrChange>
          </w:rPr>
          <w:t>.</w:t>
        </w:r>
      </w:ins>
    </w:p>
    <w:p w14:paraId="3CDF050E" w14:textId="3F8DC8D9" w:rsidR="00C2441D" w:rsidRPr="00201E73" w:rsidRDefault="00EF7967" w:rsidP="00C2441D">
      <w:pPr>
        <w:pStyle w:val="PargrafodaLista"/>
        <w:rPr>
          <w:ins w:id="206" w:author="Sergio Di Fiore" w:date="2021-09-04T16:20:00Z"/>
        </w:rPr>
      </w:pPr>
      <w:ins w:id="207" w:author="Sergio Di Fiore" w:date="2021-09-03T10:31:00Z">
        <w:r w:rsidRPr="00201E73">
          <w:rPr>
            <w:bCs/>
          </w:rPr>
          <w:t xml:space="preserve">A Inteligência Artificial é a ciência de fazer com que os computadores resolvam tarefas que requerem uma mente humana para serem solucionadas. O termo foi cunhado em 1955 por  John McCarthy, Marvin </w:t>
        </w:r>
        <w:proofErr w:type="spellStart"/>
        <w:r w:rsidRPr="00201E73">
          <w:rPr>
            <w:bCs/>
          </w:rPr>
          <w:t>Minsky</w:t>
        </w:r>
        <w:proofErr w:type="spellEnd"/>
        <w:r w:rsidRPr="00201E73">
          <w:rPr>
            <w:bCs/>
          </w:rPr>
          <w:t xml:space="preserve">, Nathaniel Rochester, e Claude Shannon em sua proposta para o </w:t>
        </w:r>
      </w:ins>
      <w:ins w:id="208" w:author="Sergio Di Fiore" w:date="2021-09-05T15:38:00Z">
        <w:r w:rsidR="0044545D" w:rsidRPr="00201E73">
          <w:rPr>
            <w:bCs/>
          </w:rPr>
          <w:t>“</w:t>
        </w:r>
      </w:ins>
      <w:ins w:id="209" w:author="Sergio Di Fiore" w:date="2021-09-03T10:31:00Z">
        <w:r w:rsidRPr="00201E73">
          <w:rPr>
            <w:bCs/>
          </w:rPr>
          <w:t xml:space="preserve">Projeto de Verão </w:t>
        </w:r>
        <w:proofErr w:type="spellStart"/>
        <w:r w:rsidRPr="00201E73">
          <w:rPr>
            <w:bCs/>
          </w:rPr>
          <w:t>DartMouth</w:t>
        </w:r>
        <w:proofErr w:type="spellEnd"/>
        <w:r w:rsidRPr="00201E73">
          <w:rPr>
            <w:bCs/>
          </w:rPr>
          <w:t xml:space="preserve"> para a Pesquisa da Inteligência Artificial”, </w:t>
        </w:r>
        <w:proofErr w:type="spellStart"/>
        <w:r w:rsidRPr="00201E73">
          <w:rPr>
            <w:bCs/>
          </w:rPr>
          <w:t>um</w:t>
        </w:r>
      </w:ins>
      <w:ins w:id="210" w:author="Sergio Di Fiore" w:date="2021-09-05T15:38:00Z">
        <w:r w:rsidR="00C506F5" w:rsidRPr="00201E73">
          <w:rPr>
            <w:bCs/>
          </w:rPr>
          <w:t>trabalho</w:t>
        </w:r>
      </w:ins>
      <w:proofErr w:type="spellEnd"/>
      <w:ins w:id="211" w:author="Sergio Di Fiore" w:date="2021-09-03T10:31:00Z">
        <w:r w:rsidRPr="00201E73">
          <w:rPr>
            <w:bCs/>
          </w:rPr>
          <w:t xml:space="preserve"> de dois meses e dez pessoas mantido pela faculdade </w:t>
        </w:r>
        <w:proofErr w:type="spellStart"/>
        <w:r w:rsidRPr="00201E73">
          <w:rPr>
            <w:bCs/>
          </w:rPr>
          <w:t>Dartmouth</w:t>
        </w:r>
        <w:proofErr w:type="spellEnd"/>
        <w:r w:rsidRPr="00201E73">
          <w:rPr>
            <w:bCs/>
          </w:rPr>
          <w:t>.</w:t>
        </w:r>
      </w:ins>
      <w:ins w:id="212" w:author="Sergio Di Fiore" w:date="2021-09-03T10:39:00Z">
        <w:r w:rsidR="00C2441D" w:rsidRPr="00201E73">
          <w:rPr>
            <w:bCs/>
          </w:rPr>
          <w:t xml:space="preserve"> </w:t>
        </w:r>
        <w:r w:rsidR="00C2441D" w:rsidRPr="00201E73">
          <w:t xml:space="preserve">Por esse, Marvin </w:t>
        </w:r>
        <w:proofErr w:type="spellStart"/>
        <w:r w:rsidR="00C2441D" w:rsidRPr="00201E73">
          <w:t>Minsky</w:t>
        </w:r>
        <w:proofErr w:type="spellEnd"/>
        <w:r w:rsidR="00C2441D" w:rsidRPr="00201E73">
          <w:t xml:space="preserve"> foi agraciado com o prêmio A. M. Turing em 1969 e </w:t>
        </w:r>
        <w:proofErr w:type="spellStart"/>
        <w:r w:rsidR="00C2441D" w:rsidRPr="00201E73">
          <w:t>McCarty</w:t>
        </w:r>
        <w:proofErr w:type="spellEnd"/>
        <w:r w:rsidR="00C2441D" w:rsidRPr="00201E73">
          <w:t xml:space="preserve"> em 1971</w:t>
        </w:r>
        <w:r w:rsidR="008A4DB2" w:rsidRPr="00201E73">
          <w:t xml:space="preserve"> </w:t>
        </w:r>
        <w:r w:rsidR="008A4DB2" w:rsidRPr="00CA58E6">
          <w:rPr>
            <w:rPrChange w:id="213" w:author="Sergio Di Fiore" w:date="2021-09-05T17:01:00Z">
              <w:rPr>
                <w:noProof/>
              </w:rPr>
            </w:rPrChange>
          </w:rPr>
          <w:t>(GRUNSPAN, 2018)</w:t>
        </w:r>
        <w:r w:rsidR="008A4DB2" w:rsidRPr="00201E73">
          <w:t>.</w:t>
        </w:r>
      </w:ins>
    </w:p>
    <w:p w14:paraId="71220F87" w14:textId="477C6A44" w:rsidR="005E2017" w:rsidRPr="00201E73" w:rsidRDefault="009E1AB1" w:rsidP="00C2441D">
      <w:pPr>
        <w:pStyle w:val="PargrafodaLista"/>
        <w:rPr>
          <w:ins w:id="214" w:author="Sergio Di Fiore" w:date="2021-09-03T10:39:00Z"/>
        </w:rPr>
      </w:pPr>
      <w:ins w:id="215" w:author="Sergio Di Fiore" w:date="2021-09-04T16:21:00Z">
        <w:r w:rsidRPr="00201E73">
          <w:t xml:space="preserve">Após o sucesso do </w:t>
        </w:r>
      </w:ins>
      <w:ins w:id="216" w:author="Sergio Di Fiore" w:date="2021-09-05T15:38:00Z">
        <w:r w:rsidR="00C506F5" w:rsidRPr="00201E73">
          <w:t xml:space="preserve">satélite artificial </w:t>
        </w:r>
      </w:ins>
      <w:ins w:id="217" w:author="Sergio Di Fiore" w:date="2021-09-04T16:21:00Z">
        <w:r w:rsidR="00B23BAD" w:rsidRPr="00201E73">
          <w:t>Sputnik em 1</w:t>
        </w:r>
      </w:ins>
      <w:ins w:id="218" w:author="Sergio Di Fiore" w:date="2021-09-05T15:38:00Z">
        <w:r w:rsidR="00C506F5" w:rsidRPr="00201E73">
          <w:t>9</w:t>
        </w:r>
      </w:ins>
      <w:ins w:id="219" w:author="Sergio Di Fiore" w:date="2021-09-04T16:21:00Z">
        <w:r w:rsidR="00B23BAD" w:rsidRPr="00201E73">
          <w:t xml:space="preserve">57, </w:t>
        </w:r>
      </w:ins>
      <w:ins w:id="220" w:author="Sergio Di Fiore" w:date="2021-09-05T15:38:00Z">
        <w:r w:rsidR="00C506F5" w:rsidRPr="00201E73">
          <w:t xml:space="preserve">o Departamento de </w:t>
        </w:r>
        <w:proofErr w:type="spellStart"/>
        <w:r w:rsidR="00C506F5" w:rsidRPr="00201E73">
          <w:t>Degfesa</w:t>
        </w:r>
        <w:proofErr w:type="spellEnd"/>
        <w:r w:rsidR="00C506F5" w:rsidRPr="00201E73">
          <w:t xml:space="preserve"> norte-amer</w:t>
        </w:r>
      </w:ins>
      <w:ins w:id="221" w:author="Sergio Di Fiore" w:date="2021-09-05T15:39:00Z">
        <w:r w:rsidR="00C506F5" w:rsidRPr="00201E73">
          <w:t>icano criou</w:t>
        </w:r>
      </w:ins>
      <w:ins w:id="222" w:author="Sergio Di Fiore" w:date="2021-09-04T16:21:00Z">
        <w:r w:rsidR="00B23BAD" w:rsidRPr="00201E73">
          <w:t xml:space="preserve"> a agência ARPA</w:t>
        </w:r>
        <w:r w:rsidR="00B20866" w:rsidRPr="00201E73">
          <w:t xml:space="preserve"> que em 1963 </w:t>
        </w:r>
      </w:ins>
      <w:ins w:id="223" w:author="Sergio Di Fiore" w:date="2021-09-04T16:22:00Z">
        <w:r w:rsidR="00B20866" w:rsidRPr="00201E73">
          <w:t>cedeu US$ 2 milhões para o projeto MAC</w:t>
        </w:r>
        <w:r w:rsidR="004263B5" w:rsidRPr="00201E73">
          <w:t xml:space="preserve"> (</w:t>
        </w:r>
        <w:proofErr w:type="spellStart"/>
        <w:r w:rsidR="004263B5" w:rsidRPr="00CA58E6">
          <w:rPr>
            <w:i/>
            <w:iCs/>
            <w:rPrChange w:id="224" w:author="Sergio Di Fiore" w:date="2021-09-05T17:01:00Z">
              <w:rPr/>
            </w:rPrChange>
          </w:rPr>
          <w:t>Machine-Aided</w:t>
        </w:r>
        <w:proofErr w:type="spellEnd"/>
        <w:r w:rsidR="004263B5" w:rsidRPr="00CA58E6">
          <w:rPr>
            <w:i/>
            <w:iCs/>
            <w:rPrChange w:id="225" w:author="Sergio Di Fiore" w:date="2021-09-05T17:01:00Z">
              <w:rPr/>
            </w:rPrChange>
          </w:rPr>
          <w:t xml:space="preserve"> </w:t>
        </w:r>
        <w:proofErr w:type="spellStart"/>
        <w:r w:rsidR="004263B5" w:rsidRPr="00CA58E6">
          <w:rPr>
            <w:i/>
            <w:iCs/>
            <w:rPrChange w:id="226" w:author="Sergio Di Fiore" w:date="2021-09-05T17:01:00Z">
              <w:rPr/>
            </w:rPrChange>
          </w:rPr>
          <w:t>Cognition</w:t>
        </w:r>
        <w:proofErr w:type="spellEnd"/>
        <w:r w:rsidR="004263B5" w:rsidRPr="009D51D6">
          <w:t>)</w:t>
        </w:r>
      </w:ins>
      <w:ins w:id="227" w:author="Sergio Di Fiore" w:date="2021-09-04T16:23:00Z">
        <w:r w:rsidR="00CB272B" w:rsidRPr="001F752C">
          <w:t xml:space="preserve">, o primeiro de muitos projetos na área financiado por essa agência </w:t>
        </w:r>
      </w:ins>
      <w:ins w:id="228" w:author="Sergio Di Fiore" w:date="2021-09-04T16:24:00Z">
        <w:r w:rsidR="004E7E99" w:rsidRPr="001F752C">
          <w:t xml:space="preserve">e envolvendo a pessoa de </w:t>
        </w:r>
        <w:proofErr w:type="spellStart"/>
        <w:r w:rsidR="004E7E99" w:rsidRPr="001F752C">
          <w:t>Minsky</w:t>
        </w:r>
        <w:proofErr w:type="spellEnd"/>
        <w:r w:rsidR="004E7E99" w:rsidRPr="001F752C">
          <w:t>.</w:t>
        </w:r>
      </w:ins>
      <w:ins w:id="229" w:author="Sergio Di Fiore" w:date="2021-09-04T16:26:00Z">
        <w:r w:rsidR="00E22FD8" w:rsidRPr="001F752C">
          <w:t xml:space="preserve"> Um dos </w:t>
        </w:r>
      </w:ins>
      <w:ins w:id="230" w:author="Sergio Di Fiore" w:date="2021-09-05T15:40:00Z">
        <w:r w:rsidR="00B0568D" w:rsidRPr="001F752C">
          <w:t>esforções</w:t>
        </w:r>
        <w:r w:rsidR="00B0568D" w:rsidRPr="009C7944">
          <w:t xml:space="preserve"> </w:t>
        </w:r>
        <w:r w:rsidR="00B0568D" w:rsidRPr="00201E73">
          <w:t>empreendidos</w:t>
        </w:r>
      </w:ins>
      <w:ins w:id="231" w:author="Sergio Di Fiore" w:date="2021-09-04T16:26:00Z">
        <w:r w:rsidR="00E22FD8" w:rsidRPr="00201E73">
          <w:t xml:space="preserve"> </w:t>
        </w:r>
        <w:r w:rsidR="0089683C" w:rsidRPr="00201E73">
          <w:t xml:space="preserve">foi o retrabalho da </w:t>
        </w:r>
      </w:ins>
      <w:ins w:id="232" w:author="Sergio Di Fiore" w:date="2021-09-05T15:40:00Z">
        <w:r w:rsidR="00B0568D" w:rsidRPr="00201E73">
          <w:t>linguagem</w:t>
        </w:r>
      </w:ins>
      <w:ins w:id="233" w:author="Sergio Di Fiore" w:date="2021-09-04T16:26:00Z">
        <w:r w:rsidR="0089683C" w:rsidRPr="00201E73">
          <w:t xml:space="preserve"> LISP de McCarthy</w:t>
        </w:r>
      </w:ins>
      <w:ins w:id="234" w:author="Sergio Di Fiore" w:date="2021-09-04T16:27:00Z">
        <w:r w:rsidR="00184AC9" w:rsidRPr="00201E73">
          <w:t xml:space="preserve"> para tirar proveito dos novos avanços em hardware</w:t>
        </w:r>
      </w:ins>
      <w:ins w:id="235" w:author="Sergio Di Fiore" w:date="2021-09-04T16:28:00Z">
        <w:r w:rsidR="00F137E6" w:rsidRPr="00201E73">
          <w:t xml:space="preserve">, </w:t>
        </w:r>
      </w:ins>
      <w:ins w:id="236" w:author="Sergio Di Fiore" w:date="2021-09-04T16:30:00Z">
        <w:r w:rsidR="00AE0410" w:rsidRPr="00201E73">
          <w:t>surgindo</w:t>
        </w:r>
      </w:ins>
      <w:ins w:id="237" w:author="Sergio Di Fiore" w:date="2021-09-04T16:28:00Z">
        <w:r w:rsidR="00F137E6" w:rsidRPr="00201E73">
          <w:t xml:space="preserve"> uma versão chamada </w:t>
        </w:r>
        <w:proofErr w:type="spellStart"/>
        <w:r w:rsidR="00F137E6" w:rsidRPr="00201E73">
          <w:t>Mac</w:t>
        </w:r>
      </w:ins>
      <w:ins w:id="238" w:author="Sergio Di Fiore" w:date="2021-09-05T15:40:00Z">
        <w:r w:rsidR="00995B1A" w:rsidRPr="00201E73">
          <w:t>LISP</w:t>
        </w:r>
      </w:ins>
      <w:proofErr w:type="spellEnd"/>
      <w:ins w:id="239" w:author="Sergio Di Fiore" w:date="2021-09-04T16:29:00Z">
        <w:r w:rsidR="00A11E66" w:rsidRPr="00201E73">
          <w:t>,</w:t>
        </w:r>
      </w:ins>
      <w:ins w:id="240" w:author="Sergio Di Fiore" w:date="2021-09-05T15:40:00Z">
        <w:r w:rsidR="00995B1A" w:rsidRPr="00201E73">
          <w:t xml:space="preserve"> sendo</w:t>
        </w:r>
      </w:ins>
      <w:ins w:id="241" w:author="Sergio Di Fiore" w:date="2021-09-04T16:29:00Z">
        <w:r w:rsidR="00A11E66" w:rsidRPr="00201E73">
          <w:t xml:space="preserve"> escrita por Richard </w:t>
        </w:r>
        <w:proofErr w:type="spellStart"/>
        <w:r w:rsidR="00A11E66" w:rsidRPr="00201E73">
          <w:t>Greenblatt</w:t>
        </w:r>
      </w:ins>
      <w:proofErr w:type="spellEnd"/>
      <w:ins w:id="242" w:author="Sergio Di Fiore" w:date="2021-09-04T16:30:00Z">
        <w:r w:rsidR="004410AA" w:rsidRPr="00201E73">
          <w:t xml:space="preserve">, quem vinte ano depois </w:t>
        </w:r>
      </w:ins>
      <w:ins w:id="243" w:author="Sergio Di Fiore" w:date="2021-09-05T15:41:00Z">
        <w:r w:rsidR="005058B5" w:rsidRPr="00201E73">
          <w:t>foi pioneiro ao levar</w:t>
        </w:r>
      </w:ins>
      <w:ins w:id="244" w:author="Sergio Di Fiore" w:date="2021-09-04T16:30:00Z">
        <w:r w:rsidR="004410AA" w:rsidRPr="00201E73">
          <w:t xml:space="preserve"> a IA </w:t>
        </w:r>
        <w:r w:rsidR="00AE0410" w:rsidRPr="00201E73">
          <w:t>dos laboratórios ao mercado comercial.</w:t>
        </w:r>
      </w:ins>
      <w:ins w:id="245" w:author="Sergio Di Fiore" w:date="2021-09-04T16:31:00Z">
        <w:r w:rsidR="007F2080" w:rsidRPr="00201E73">
          <w:t xml:space="preserve"> Desse trabalho junto com a ARPA também saíram os </w:t>
        </w:r>
        <w:r w:rsidR="00D03214" w:rsidRPr="00201E73">
          <w:t xml:space="preserve">programas </w:t>
        </w:r>
      </w:ins>
      <w:ins w:id="246" w:author="Sergio Di Fiore" w:date="2021-09-04T16:32:00Z">
        <w:r w:rsidR="00D03214" w:rsidRPr="00201E73">
          <w:t xml:space="preserve">e modelos </w:t>
        </w:r>
      </w:ins>
      <w:ins w:id="247" w:author="Sergio Di Fiore" w:date="2021-09-04T16:31:00Z">
        <w:r w:rsidR="00D03214" w:rsidRPr="00201E73">
          <w:t xml:space="preserve">de </w:t>
        </w:r>
        <w:proofErr w:type="spellStart"/>
        <w:r w:rsidR="00D03214" w:rsidRPr="00201E73">
          <w:t>Minsky</w:t>
        </w:r>
        <w:proofErr w:type="spellEnd"/>
        <w:r w:rsidR="00D03214" w:rsidRPr="00201E73">
          <w:t xml:space="preserve"> </w:t>
        </w:r>
      </w:ins>
      <w:ins w:id="248" w:author="Sergio Di Fiore" w:date="2021-09-04T16:32:00Z">
        <w:r w:rsidR="00A469E1" w:rsidRPr="00201E73">
          <w:t xml:space="preserve">usados por psicólogos para entender o </w:t>
        </w:r>
        <w:r w:rsidR="00761C60" w:rsidRPr="00201E73">
          <w:t>raciocínio</w:t>
        </w:r>
      </w:ins>
      <w:ins w:id="249" w:author="Sergio Di Fiore" w:date="2021-09-04T16:33:00Z">
        <w:r w:rsidR="00317C7D" w:rsidRPr="00201E73">
          <w:t xml:space="preserve"> </w:t>
        </w:r>
      </w:ins>
      <w:ins w:id="250" w:author="Sergio Di Fiore" w:date="2021-09-04T16:34:00Z">
        <w:r w:rsidR="002F27FB" w:rsidRPr="00CA58E6">
          <w:rPr>
            <w:rPrChange w:id="251" w:author="Sergio Di Fiore" w:date="2021-09-05T17:01:00Z">
              <w:rPr>
                <w:noProof/>
              </w:rPr>
            </w:rPrChange>
          </w:rPr>
          <w:t>(NEWQUIST, 2018)</w:t>
        </w:r>
      </w:ins>
      <w:ins w:id="252" w:author="Sergio Di Fiore" w:date="2021-09-04T16:32:00Z">
        <w:r w:rsidR="00A469E1" w:rsidRPr="00201E73">
          <w:t>.</w:t>
        </w:r>
      </w:ins>
    </w:p>
    <w:p w14:paraId="4072DB5B" w14:textId="60EF5FCE" w:rsidR="003D477E" w:rsidRPr="00201E73" w:rsidDel="003D477E" w:rsidRDefault="003D477E" w:rsidP="00BA786E">
      <w:pPr>
        <w:pStyle w:val="PargrafodaLista"/>
        <w:rPr>
          <w:del w:id="253" w:author="Sergio Di Fiore" w:date="2021-09-03T09:58:00Z"/>
        </w:rPr>
      </w:pPr>
    </w:p>
    <w:p w14:paraId="5EF273F3" w14:textId="15F7A61A" w:rsidR="00BA786E" w:rsidRPr="00201E73" w:rsidDel="00EF7967" w:rsidRDefault="00BA786E" w:rsidP="00BA786E">
      <w:pPr>
        <w:pStyle w:val="PargrafodaLista"/>
        <w:rPr>
          <w:del w:id="254" w:author="Sergio Di Fiore" w:date="2021-09-03T10:31:00Z"/>
        </w:rPr>
      </w:pPr>
      <w:del w:id="255" w:author="Sergio Di Fiore" w:date="2021-09-03T10:31:00Z">
        <w:r w:rsidRPr="00201E73" w:rsidDel="00EF7967">
          <w:delText>Pode-se dizer que a Inteligência Artificial (IA) começou a ser estudada sistematicamente a primeira vez por Hebert Simon e Allen Newell ainda no início da década de 1950 na Universidade de Carnegie Mellon.</w:delText>
        </w:r>
      </w:del>
    </w:p>
    <w:p w14:paraId="6069965D" w14:textId="025814FD" w:rsidR="00C8270E" w:rsidRPr="00201E73" w:rsidDel="00031DA9" w:rsidRDefault="00BA786E" w:rsidP="00BA786E">
      <w:pPr>
        <w:pStyle w:val="PargrafodaLista"/>
        <w:rPr>
          <w:del w:id="256" w:author="Sergio Di Fiore" w:date="2021-09-03T14:39:00Z"/>
        </w:rPr>
      </w:pPr>
      <w:del w:id="257" w:author="Sergio Di Fiore" w:date="2021-09-03T14:39:00Z">
        <w:r w:rsidRPr="00201E73" w:rsidDel="00031DA9">
          <w:delText xml:space="preserve">Em seus primeiros estágios, a IA resolveu problemas que são intelectualmente difíceis para os seres humanos, mas simples para a lógica matemática eletrônica. O desafio se provou na resolução de problemas que </w:delText>
        </w:r>
      </w:del>
      <w:ins w:id="258" w:author="ADRIANE BELLUCI BELORIO DE CASTRO" w:date="2021-08-04T14:34:00Z">
        <w:del w:id="259" w:author="Sergio Di Fiore" w:date="2021-09-03T14:39:00Z">
          <w:r w:rsidR="00F468AA" w:rsidRPr="00201E73" w:rsidDel="00031DA9">
            <w:delText>podem ser resolvidos</w:delText>
          </w:r>
        </w:del>
      </w:ins>
      <w:del w:id="260" w:author="Sergio Di Fiore" w:date="2021-09-03T14:39:00Z">
        <w:r w:rsidRPr="00201E73" w:rsidDel="00031DA9">
          <w:delText xml:space="preserve">resolvemos intuitivamente de uma forma simples, mas </w:delText>
        </w:r>
        <w:r w:rsidR="00B95C2F" w:rsidRPr="00201E73" w:rsidDel="00031DA9">
          <w:delText>que humanos t</w:delText>
        </w:r>
      </w:del>
      <w:ins w:id="261" w:author="ADRIANE BELLUCI BELORIO DE CASTRO" w:date="2021-08-04T14:35:00Z">
        <w:del w:id="262" w:author="Sergio Di Fiore" w:date="2021-09-03T14:39:00Z">
          <w:r w:rsidR="00F468AA" w:rsidRPr="00201E73" w:rsidDel="00031DA9">
            <w:delText>ê</w:delText>
          </w:r>
        </w:del>
      </w:ins>
      <w:del w:id="263" w:author="Sergio Di Fiore" w:date="2021-09-03T14:39:00Z">
        <w:r w:rsidR="00B95C2F" w:rsidRPr="00201E73" w:rsidDel="00031DA9">
          <w:delText>em</w:delText>
        </w:r>
        <w:r w:rsidRPr="00201E73" w:rsidDel="00031DA9">
          <w:delText xml:space="preserve"> dificuldades em descrevê-los.</w:delText>
        </w:r>
      </w:del>
    </w:p>
    <w:p w14:paraId="57943006" w14:textId="72230A3E" w:rsidR="00EF7967" w:rsidRPr="00201E73" w:rsidDel="00031DA9" w:rsidRDefault="00BA786E">
      <w:pPr>
        <w:pStyle w:val="PargrafodaLista"/>
        <w:rPr>
          <w:del w:id="264" w:author="Sergio Di Fiore" w:date="2021-09-03T14:39:00Z"/>
        </w:rPr>
      </w:pPr>
      <w:del w:id="265" w:author="Sergio Di Fiore" w:date="2021-09-03T10:24:00Z">
        <w:r w:rsidRPr="00201E73" w:rsidDel="007B6F49">
          <w:delText>I</w:delText>
        </w:r>
      </w:del>
      <w:del w:id="266" w:author="Sergio Di Fiore" w:date="2021-09-03T14:39:00Z">
        <w:r w:rsidRPr="00201E73" w:rsidDel="00031DA9">
          <w:delText xml:space="preserve">nteligência artificial nada mais é do que estatística levada ao seu extremo, </w:delText>
        </w:r>
      </w:del>
      <w:ins w:id="267" w:author="ADRIANE BELLUCI BELORIO DE CASTRO" w:date="2021-08-04T14:35:00Z">
        <w:del w:id="268" w:author="Sergio Di Fiore" w:date="2021-09-03T14:39:00Z">
          <w:r w:rsidR="00F468AA" w:rsidRPr="00201E73" w:rsidDel="00031DA9">
            <w:delText>em que</w:delText>
          </w:r>
        </w:del>
      </w:ins>
      <w:del w:id="269" w:author="Sergio Di Fiore" w:date="2021-09-03T14:39:00Z">
        <w:r w:rsidRPr="00201E73" w:rsidDel="00031DA9">
          <w:delText>onde modelos matemáticos são calculados por estruturas computacionais que se inspiraram no cérebro humano. Is</w:delText>
        </w:r>
      </w:del>
      <w:ins w:id="270" w:author="ADRIANE BELLUCI BELORIO DE CASTRO" w:date="2021-08-04T14:35:00Z">
        <w:del w:id="271" w:author="Sergio Di Fiore" w:date="2021-09-03T14:39:00Z">
          <w:r w:rsidR="00F468AA" w:rsidRPr="00201E73" w:rsidDel="00031DA9">
            <w:delText>t</w:delText>
          </w:r>
        </w:del>
      </w:ins>
      <w:del w:id="272" w:author="Sergio Di Fiore" w:date="2021-09-03T14:39:00Z">
        <w:r w:rsidRPr="00201E73" w:rsidDel="00031DA9">
          <w:delText>so é, “neurônios” que realizam um determinado tipo de operação, levando o resultado de um para outr</w:delText>
        </w:r>
        <w:r w:rsidR="00B95C2F" w:rsidRPr="00201E73" w:rsidDel="00031DA9">
          <w:delText>o</w:delText>
        </w:r>
        <w:r w:rsidRPr="00201E73" w:rsidDel="00031DA9">
          <w:delText xml:space="preserve">, em uma organização que emula a transferência de informação de uma real célula nervosa para outra, </w:delText>
        </w:r>
        <w:r w:rsidR="00B95C2F" w:rsidRPr="00201E73" w:rsidDel="00031DA9">
          <w:delText>no</w:delText>
        </w:r>
        <w:r w:rsidRPr="00201E73" w:rsidDel="00031DA9">
          <w:delText xml:space="preserve"> sistema animal.</w:delText>
        </w:r>
      </w:del>
    </w:p>
    <w:p w14:paraId="2FF14703" w14:textId="28E80086" w:rsidR="00BA786E" w:rsidRPr="00201E73" w:rsidDel="00031DA9" w:rsidRDefault="00BA786E" w:rsidP="00BA786E">
      <w:pPr>
        <w:pStyle w:val="PargrafodaLista"/>
        <w:rPr>
          <w:del w:id="273" w:author="Sergio Di Fiore" w:date="2021-09-03T14:39:00Z"/>
        </w:rPr>
      </w:pPr>
      <w:del w:id="274" w:author="Sergio Di Fiore" w:date="2021-09-03T14:39:00Z">
        <w:r w:rsidRPr="00201E73" w:rsidDel="00031DA9">
          <w:delText>Essa estrutura de “células” nervosas artificiais e seus algorítmos permitem que padrões existentes em uma série, normalmente bem grande de dados, possam ser aprendidos para seu posterior uso, decodificando padrões. Por exemplo, verificando se uma determinada foto possui a imagem de um gato. É a chamada Aprendizagem de Máquina (</w:delText>
        </w:r>
        <w:r w:rsidRPr="00201E73" w:rsidDel="00031DA9">
          <w:rPr>
            <w:i/>
            <w:iCs/>
          </w:rPr>
          <w:delText>Machine Learning</w:delText>
        </w:r>
        <w:r w:rsidRPr="00201E73" w:rsidDel="00031DA9">
          <w:delText>). Com el</w:delText>
        </w:r>
        <w:r w:rsidR="00B95C2F" w:rsidRPr="00201E73" w:rsidDel="00031DA9">
          <w:delText>a</w:delText>
        </w:r>
        <w:r w:rsidRPr="00201E73" w:rsidDel="00031DA9">
          <w:delText>, pode-se encontrar padrões em quantidade enorme de dados. Esse modelo</w:delText>
        </w:r>
        <w:r w:rsidR="00B95C2F" w:rsidRPr="00201E73" w:rsidDel="00031DA9">
          <w:delText>,</w:delText>
        </w:r>
        <w:r w:rsidRPr="00201E73" w:rsidDel="00031DA9">
          <w:delText xml:space="preserve"> que ainda funciona muito bem, mas que mesmo desde esse período inicial, deixava muitas questões sem solução aparente.</w:delText>
        </w:r>
      </w:del>
    </w:p>
    <w:p w14:paraId="1B411713" w14:textId="4CBD234E" w:rsidR="008A4DB2" w:rsidRPr="00201E73" w:rsidDel="00596CA5" w:rsidRDefault="00BA786E" w:rsidP="00BA786E">
      <w:pPr>
        <w:pStyle w:val="PargrafodaLista"/>
        <w:rPr>
          <w:del w:id="275" w:author="Sergio Di Fiore" w:date="2021-09-05T10:43:00Z"/>
        </w:rPr>
      </w:pPr>
      <w:del w:id="276" w:author="Sergio Di Fiore" w:date="2021-09-03T14:39:00Z">
        <w:r w:rsidRPr="00201E73" w:rsidDel="00031DA9">
          <w:delText>É conveniente neste ponto ressaltar a importância desse aprendizado autônomo. Um sistema para ser entendido como inteligência artificial, deve ser capaz de aprender por sí, não dependendo de instruções de programadores.</w:delText>
        </w:r>
      </w:del>
      <w:ins w:id="277" w:author="Sergio Di Fiore" w:date="2021-09-03T10:40:00Z">
        <w:r w:rsidR="008A4DB2" w:rsidRPr="00201E73">
          <w:t xml:space="preserve">Em 1965 </w:t>
        </w:r>
      </w:ins>
      <w:ins w:id="278" w:author="Sergio Di Fiore" w:date="2021-09-04T16:56:00Z">
        <w:r w:rsidR="00C81AE3" w:rsidRPr="00201E73">
          <w:t xml:space="preserve">McCarthy </w:t>
        </w:r>
        <w:r w:rsidR="002A7A11" w:rsidRPr="00201E73">
          <w:t xml:space="preserve">desenvolveu </w:t>
        </w:r>
      </w:ins>
      <w:ins w:id="279" w:author="Sergio Di Fiore" w:date="2021-09-04T16:57:00Z">
        <w:r w:rsidR="00E83888" w:rsidRPr="00201E73">
          <w:t>o projeto de programação heurístico (</w:t>
        </w:r>
      </w:ins>
      <w:proofErr w:type="spellStart"/>
      <w:ins w:id="280" w:author="Sergio Di Fiore" w:date="2021-09-04T16:56:00Z">
        <w:r w:rsidR="002A7A11" w:rsidRPr="00201E73">
          <w:rPr>
            <w:i/>
            <w:iCs/>
          </w:rPr>
          <w:t>Heuristic</w:t>
        </w:r>
        <w:proofErr w:type="spellEnd"/>
        <w:r w:rsidR="002A7A11" w:rsidRPr="00201E73">
          <w:rPr>
            <w:i/>
            <w:iCs/>
          </w:rPr>
          <w:t xml:space="preserve"> </w:t>
        </w:r>
      </w:ins>
      <w:proofErr w:type="spellStart"/>
      <w:ins w:id="281" w:author="Sergio Di Fiore" w:date="2021-09-04T16:57:00Z">
        <w:r w:rsidR="002A7A11" w:rsidRPr="00201E73">
          <w:rPr>
            <w:i/>
            <w:iCs/>
          </w:rPr>
          <w:t>Programming</w:t>
        </w:r>
        <w:proofErr w:type="spellEnd"/>
        <w:r w:rsidR="002A7A11" w:rsidRPr="00201E73">
          <w:rPr>
            <w:i/>
            <w:iCs/>
          </w:rPr>
          <w:t xml:space="preserve"> </w:t>
        </w:r>
        <w:proofErr w:type="spellStart"/>
        <w:r w:rsidR="002A7A11" w:rsidRPr="00201E73">
          <w:rPr>
            <w:i/>
            <w:iCs/>
          </w:rPr>
          <w:t>Projet</w:t>
        </w:r>
        <w:proofErr w:type="spellEnd"/>
        <w:r w:rsidR="00E83888" w:rsidRPr="00201E73">
          <w:t xml:space="preserve"> - HPP)</w:t>
        </w:r>
      </w:ins>
      <w:ins w:id="282" w:author="Sergio Di Fiore" w:date="2021-09-03T14:25:00Z">
        <w:r w:rsidR="00F84755" w:rsidRPr="00201E73">
          <w:t xml:space="preserve"> </w:t>
        </w:r>
      </w:ins>
      <w:ins w:id="283" w:author="Sergio Di Fiore" w:date="2021-09-04T16:58:00Z">
        <w:r w:rsidR="00C77164" w:rsidRPr="00201E73">
          <w:t xml:space="preserve">usado por Edward </w:t>
        </w:r>
        <w:proofErr w:type="spellStart"/>
        <w:r w:rsidR="00C77164" w:rsidRPr="00201E73">
          <w:t>Geigen</w:t>
        </w:r>
        <w:r w:rsidR="00A92941" w:rsidRPr="00201E73">
          <w:t>baum</w:t>
        </w:r>
        <w:proofErr w:type="spellEnd"/>
        <w:r w:rsidR="00A92941" w:rsidRPr="00201E73">
          <w:t xml:space="preserve"> no </w:t>
        </w:r>
      </w:ins>
      <w:ins w:id="284" w:author="Sergio Di Fiore" w:date="2021-09-03T14:25:00Z">
        <w:r w:rsidR="00F84755" w:rsidRPr="00201E73">
          <w:t xml:space="preserve">Dendral </w:t>
        </w:r>
        <w:r w:rsidR="00962B99" w:rsidRPr="00201E73">
          <w:t xml:space="preserve">de </w:t>
        </w:r>
      </w:ins>
      <w:ins w:id="285" w:author="Sergio Di Fiore" w:date="2021-09-03T14:26:00Z">
        <w:r w:rsidR="00962B99" w:rsidRPr="00201E73">
          <w:t xml:space="preserve">Joshua Lederberg, Bruce G. Buchanan, Edward </w:t>
        </w:r>
        <w:proofErr w:type="spellStart"/>
        <w:r w:rsidR="00962B99" w:rsidRPr="00201E73">
          <w:t>Feigenbaum</w:t>
        </w:r>
        <w:proofErr w:type="spellEnd"/>
        <w:r w:rsidR="00962B99" w:rsidRPr="00201E73">
          <w:t xml:space="preserve"> e Carl </w:t>
        </w:r>
        <w:proofErr w:type="spellStart"/>
        <w:r w:rsidR="00962B99" w:rsidRPr="00201E73">
          <w:t>Djerassi</w:t>
        </w:r>
      </w:ins>
      <w:proofErr w:type="spellEnd"/>
      <w:ins w:id="286" w:author="Sergio Di Fiore" w:date="2021-09-05T15:41:00Z">
        <w:r w:rsidR="00E24882" w:rsidRPr="00201E73">
          <w:t>.</w:t>
        </w:r>
      </w:ins>
      <w:ins w:id="287" w:author="Sergio Di Fiore" w:date="2021-09-03T14:26:00Z">
        <w:r w:rsidR="00373102" w:rsidRPr="00201E73">
          <w:t xml:space="preserve"> </w:t>
        </w:r>
      </w:ins>
      <w:ins w:id="288" w:author="Sergio Di Fiore" w:date="2021-09-05T15:41:00Z">
        <w:r w:rsidR="00E24882" w:rsidRPr="00201E73">
          <w:t>F</w:t>
        </w:r>
      </w:ins>
      <w:ins w:id="289" w:author="Sergio Di Fiore" w:date="2021-09-03T14:26:00Z">
        <w:r w:rsidR="00373102" w:rsidRPr="00201E73">
          <w:t>oi a primeira incursão pelos sistemas especialistas, buscando u</w:t>
        </w:r>
      </w:ins>
      <w:ins w:id="290" w:author="Sergio Di Fiore" w:date="2021-09-03T14:27:00Z">
        <w:r w:rsidR="00373102" w:rsidRPr="00201E73">
          <w:t xml:space="preserve">ma forma </w:t>
        </w:r>
        <w:r w:rsidR="00DA3F8A" w:rsidRPr="00201E73">
          <w:t xml:space="preserve">de suporte às pesquisas de </w:t>
        </w:r>
      </w:ins>
      <w:ins w:id="291" w:author="Sergio Di Fiore" w:date="2021-09-03T14:35:00Z">
        <w:r w:rsidR="00753462" w:rsidRPr="00201E73">
          <w:t>exobiologia</w:t>
        </w:r>
      </w:ins>
      <w:ins w:id="292" w:author="Sergio Di Fiore" w:date="2021-09-03T14:27:00Z">
        <w:r w:rsidR="00DA3F8A" w:rsidRPr="00201E73">
          <w:t>.</w:t>
        </w:r>
        <w:r w:rsidR="00BB103D" w:rsidRPr="00201E73">
          <w:t xml:space="preserve"> Ao final de 15 anos produziu</w:t>
        </w:r>
      </w:ins>
      <w:ins w:id="293" w:author="Sergio Di Fiore" w:date="2021-09-05T15:41:00Z">
        <w:r w:rsidR="00E24882" w:rsidRPr="00201E73">
          <w:t>-se</w:t>
        </w:r>
      </w:ins>
      <w:ins w:id="294" w:author="Sergio Di Fiore" w:date="2021-09-03T14:27:00Z">
        <w:r w:rsidR="00BB103D" w:rsidRPr="00201E73">
          <w:t xml:space="preserve"> a heurística Dendral </w:t>
        </w:r>
      </w:ins>
      <w:ins w:id="295" w:author="Sergio Di Fiore" w:date="2021-09-03T14:28:00Z">
        <w:r w:rsidR="00743DF9" w:rsidRPr="00201E73">
          <w:t xml:space="preserve">e </w:t>
        </w:r>
      </w:ins>
      <w:ins w:id="296" w:author="Sergio Di Fiore" w:date="2021-09-05T15:41:00Z">
        <w:r w:rsidR="00E24882" w:rsidRPr="00201E73">
          <w:t>o</w:t>
        </w:r>
      </w:ins>
      <w:ins w:id="297" w:author="Sergio Di Fiore" w:date="2021-09-03T14:28:00Z">
        <w:r w:rsidR="00743DF9" w:rsidRPr="00201E73">
          <w:t xml:space="preserve"> Meta-Dendral. </w:t>
        </w:r>
        <w:r w:rsidR="005744BB" w:rsidRPr="00201E73">
          <w:t xml:space="preserve"> A </w:t>
        </w:r>
      </w:ins>
      <w:ins w:id="298" w:author="Sergio Di Fiore" w:date="2021-09-03T14:34:00Z">
        <w:r w:rsidR="00753462" w:rsidRPr="00201E73">
          <w:t>Heurística</w:t>
        </w:r>
      </w:ins>
      <w:ins w:id="299" w:author="Sergio Di Fiore" w:date="2021-09-03T14:30:00Z">
        <w:r w:rsidR="007D128F" w:rsidRPr="00201E73">
          <w:t xml:space="preserve"> Dendral </w:t>
        </w:r>
        <w:r w:rsidR="00586103" w:rsidRPr="00201E73">
          <w:t xml:space="preserve">agregava </w:t>
        </w:r>
      </w:ins>
      <w:ins w:id="300" w:author="Sergio Di Fiore" w:date="2021-09-03T14:35:00Z">
        <w:r w:rsidR="00753462" w:rsidRPr="00201E73">
          <w:t>diferentes</w:t>
        </w:r>
      </w:ins>
      <w:ins w:id="301" w:author="Sergio Di Fiore" w:date="2021-09-03T14:30:00Z">
        <w:r w:rsidR="00586103" w:rsidRPr="00201E73">
          <w:t xml:space="preserve"> fontes de conhecimento </w:t>
        </w:r>
      </w:ins>
      <w:ins w:id="302" w:author="Sergio Di Fiore" w:date="2021-09-03T14:31:00Z">
        <w:r w:rsidR="00586103" w:rsidRPr="00201E73">
          <w:t xml:space="preserve">e </w:t>
        </w:r>
      </w:ins>
      <w:ins w:id="303" w:author="Sergio Di Fiore" w:date="2021-09-05T15:42:00Z">
        <w:r w:rsidR="00E24882" w:rsidRPr="00201E73">
          <w:t>o</w:t>
        </w:r>
      </w:ins>
      <w:ins w:id="304" w:author="Sergio Di Fiore" w:date="2021-09-03T14:31:00Z">
        <w:r w:rsidR="00586103" w:rsidRPr="00201E73">
          <w:t xml:space="preserve"> Meta-Dendral, a parte de aprendizado, tomava esses resultados </w:t>
        </w:r>
        <w:r w:rsidR="00C94DA5" w:rsidRPr="00201E73">
          <w:t xml:space="preserve">e produzia hipóteses. Por esse trabalho, </w:t>
        </w:r>
      </w:ins>
      <w:ins w:id="305" w:author="Sergio Di Fiore" w:date="2021-09-03T14:29:00Z">
        <w:r w:rsidR="00BC06B6" w:rsidRPr="00201E73">
          <w:t xml:space="preserve"> </w:t>
        </w:r>
      </w:ins>
      <w:proofErr w:type="spellStart"/>
      <w:ins w:id="306" w:author="Sergio Di Fiore" w:date="2021-09-03T14:31:00Z">
        <w:r w:rsidR="00C94DA5" w:rsidRPr="00201E73">
          <w:t>Feigenbaum</w:t>
        </w:r>
        <w:proofErr w:type="spellEnd"/>
        <w:r w:rsidR="00121BC0" w:rsidRPr="00201E73">
          <w:t xml:space="preserve"> recebeu </w:t>
        </w:r>
      </w:ins>
      <w:ins w:id="307" w:author="Sergio Di Fiore" w:date="2021-09-03T14:32:00Z">
        <w:r w:rsidR="00121BC0" w:rsidRPr="00201E73">
          <w:t xml:space="preserve">em 1994 o prêmio </w:t>
        </w:r>
        <w:r w:rsidR="00C15793" w:rsidRPr="00201E73">
          <w:t>A. M. Turing</w:t>
        </w:r>
      </w:ins>
      <w:ins w:id="308" w:author="Sergio Di Fiore" w:date="2021-09-03T14:34:00Z">
        <w:r w:rsidR="00C05BE5" w:rsidRPr="00201E73">
          <w:t xml:space="preserve"> </w:t>
        </w:r>
        <w:r w:rsidR="00C05BE5" w:rsidRPr="00CA58E6">
          <w:rPr>
            <w:rPrChange w:id="309" w:author="Sergio Di Fiore" w:date="2021-09-05T17:01:00Z">
              <w:rPr>
                <w:noProof/>
              </w:rPr>
            </w:rPrChange>
          </w:rPr>
          <w:t>(GRUNSPAN, 2018)</w:t>
        </w:r>
      </w:ins>
      <w:ins w:id="310" w:author="Sergio Di Fiore" w:date="2021-09-03T14:32:00Z">
        <w:r w:rsidR="00C15793" w:rsidRPr="00201E73">
          <w:t>.</w:t>
        </w:r>
      </w:ins>
      <w:ins w:id="311" w:author="Sergio Di Fiore" w:date="2021-09-04T16:35:00Z">
        <w:r w:rsidR="00C2236D" w:rsidRPr="00201E73">
          <w:t xml:space="preserve"> </w:t>
        </w:r>
      </w:ins>
    </w:p>
    <w:p w14:paraId="651BD33F" w14:textId="77777777" w:rsidR="00596CA5" w:rsidRPr="00201E73" w:rsidRDefault="00596CA5" w:rsidP="00BA786E">
      <w:pPr>
        <w:pStyle w:val="PargrafodaLista"/>
        <w:rPr>
          <w:ins w:id="312" w:author="Sergio Di Fiore" w:date="2021-09-05T10:43:00Z"/>
        </w:rPr>
      </w:pPr>
    </w:p>
    <w:p w14:paraId="23FE3B9B" w14:textId="0CA9B1EF" w:rsidR="00BA786E" w:rsidRPr="00201E73" w:rsidRDefault="00BA786E" w:rsidP="00BA786E">
      <w:pPr>
        <w:pStyle w:val="PargrafodaLista"/>
        <w:rPr>
          <w:ins w:id="313" w:author="Sergio Di Fiore" w:date="2021-09-04T16:39:00Z"/>
        </w:rPr>
      </w:pPr>
      <w:r w:rsidRPr="00201E73">
        <w:t xml:space="preserve">Em 1969, </w:t>
      </w:r>
      <w:del w:id="314" w:author="Sergio Di Fiore" w:date="2021-09-01T08:29:00Z">
        <w:r w:rsidRPr="00201E73" w:rsidDel="00582122">
          <w:delText xml:space="preserve">porém, </w:delText>
        </w:r>
      </w:del>
      <w:r w:rsidRPr="00201E73">
        <w:t xml:space="preserve">Marvin </w:t>
      </w:r>
      <w:proofErr w:type="spellStart"/>
      <w:r w:rsidRPr="00201E73">
        <w:t>Minsky</w:t>
      </w:r>
      <w:proofErr w:type="spellEnd"/>
      <w:r w:rsidRPr="00201E73">
        <w:t xml:space="preserve"> e </w:t>
      </w:r>
      <w:proofErr w:type="spellStart"/>
      <w:r w:rsidRPr="00201E73">
        <w:t>Saymour</w:t>
      </w:r>
      <w:proofErr w:type="spellEnd"/>
      <w:r w:rsidR="00C86110" w:rsidRPr="00201E73">
        <w:t xml:space="preserve"> </w:t>
      </w:r>
      <w:proofErr w:type="spellStart"/>
      <w:r w:rsidRPr="00201E73">
        <w:t>Papert</w:t>
      </w:r>
      <w:proofErr w:type="spellEnd"/>
      <w:r w:rsidRPr="00201E73">
        <w:t xml:space="preserve"> publicaram </w:t>
      </w:r>
      <w:del w:id="315" w:author="Sergio Di Fiore" w:date="2021-09-03T10:32:00Z">
        <w:r w:rsidRPr="00201E73" w:rsidDel="004776A3">
          <w:delText xml:space="preserve">um </w:delText>
        </w:r>
      </w:del>
      <w:ins w:id="316" w:author="Sergio Di Fiore" w:date="2021-09-03T10:32:00Z">
        <w:r w:rsidR="004776A3" w:rsidRPr="00201E73">
          <w:t>pelo MIT</w:t>
        </w:r>
        <w:r w:rsidR="00B36789" w:rsidRPr="00201E73">
          <w:t xml:space="preserve"> o</w:t>
        </w:r>
        <w:r w:rsidR="004776A3" w:rsidRPr="00201E73">
          <w:t xml:space="preserve"> </w:t>
        </w:r>
      </w:ins>
      <w:r w:rsidRPr="00201E73">
        <w:t xml:space="preserve">livro </w:t>
      </w:r>
      <w:ins w:id="317" w:author="Sergio Di Fiore" w:date="2021-09-03T10:33:00Z">
        <w:r w:rsidR="00B36789" w:rsidRPr="00CA58E6">
          <w:rPr>
            <w:i/>
            <w:iCs/>
            <w:rPrChange w:id="318" w:author="Sergio Di Fiore" w:date="2021-09-05T17:01:00Z">
              <w:rPr/>
            </w:rPrChange>
          </w:rPr>
          <w:t xml:space="preserve">Perceptrons: </w:t>
        </w:r>
        <w:proofErr w:type="spellStart"/>
        <w:r w:rsidR="00B36789" w:rsidRPr="00CA58E6">
          <w:rPr>
            <w:i/>
            <w:iCs/>
            <w:rPrChange w:id="319" w:author="Sergio Di Fiore" w:date="2021-09-05T17:01:00Z">
              <w:rPr/>
            </w:rPrChange>
          </w:rPr>
          <w:t>An</w:t>
        </w:r>
        <w:proofErr w:type="spellEnd"/>
        <w:r w:rsidR="00B36789" w:rsidRPr="00CA58E6">
          <w:rPr>
            <w:i/>
            <w:iCs/>
            <w:rPrChange w:id="320" w:author="Sergio Di Fiore" w:date="2021-09-05T17:01:00Z">
              <w:rPr/>
            </w:rPrChange>
          </w:rPr>
          <w:t xml:space="preserve"> </w:t>
        </w:r>
        <w:proofErr w:type="spellStart"/>
        <w:r w:rsidR="00B36789" w:rsidRPr="00CA58E6">
          <w:rPr>
            <w:i/>
            <w:iCs/>
            <w:rPrChange w:id="321" w:author="Sergio Di Fiore" w:date="2021-09-05T17:01:00Z">
              <w:rPr/>
            </w:rPrChange>
          </w:rPr>
          <w:t>Introduction</w:t>
        </w:r>
        <w:proofErr w:type="spellEnd"/>
        <w:r w:rsidR="00B36789" w:rsidRPr="00CA58E6">
          <w:rPr>
            <w:i/>
            <w:iCs/>
            <w:rPrChange w:id="322" w:author="Sergio Di Fiore" w:date="2021-09-05T17:01:00Z">
              <w:rPr/>
            </w:rPrChange>
          </w:rPr>
          <w:t xml:space="preserve"> </w:t>
        </w:r>
        <w:proofErr w:type="spellStart"/>
        <w:r w:rsidR="00B36789" w:rsidRPr="00CA58E6">
          <w:rPr>
            <w:i/>
            <w:iCs/>
            <w:rPrChange w:id="323" w:author="Sergio Di Fiore" w:date="2021-09-05T17:01:00Z">
              <w:rPr/>
            </w:rPrChange>
          </w:rPr>
          <w:t>to</w:t>
        </w:r>
        <w:proofErr w:type="spellEnd"/>
        <w:r w:rsidR="00B36789" w:rsidRPr="00CA58E6">
          <w:rPr>
            <w:i/>
            <w:iCs/>
            <w:rPrChange w:id="324" w:author="Sergio Di Fiore" w:date="2021-09-05T17:01:00Z">
              <w:rPr/>
            </w:rPrChange>
          </w:rPr>
          <w:t xml:space="preserve"> </w:t>
        </w:r>
        <w:proofErr w:type="spellStart"/>
        <w:r w:rsidR="00B36789" w:rsidRPr="00CA58E6">
          <w:rPr>
            <w:i/>
            <w:iCs/>
            <w:rPrChange w:id="325" w:author="Sergio Di Fiore" w:date="2021-09-05T17:01:00Z">
              <w:rPr/>
            </w:rPrChange>
          </w:rPr>
          <w:t>Computational</w:t>
        </w:r>
        <w:proofErr w:type="spellEnd"/>
        <w:r w:rsidR="00B36789" w:rsidRPr="00CA58E6">
          <w:rPr>
            <w:i/>
            <w:iCs/>
            <w:rPrChange w:id="326" w:author="Sergio Di Fiore" w:date="2021-09-05T17:01:00Z">
              <w:rPr/>
            </w:rPrChange>
          </w:rPr>
          <w:t xml:space="preserve"> </w:t>
        </w:r>
        <w:proofErr w:type="spellStart"/>
        <w:r w:rsidR="00B36789" w:rsidRPr="00CA58E6">
          <w:rPr>
            <w:i/>
            <w:iCs/>
            <w:rPrChange w:id="327" w:author="Sergio Di Fiore" w:date="2021-09-05T17:01:00Z">
              <w:rPr/>
            </w:rPrChange>
          </w:rPr>
          <w:t>Geometry</w:t>
        </w:r>
        <w:proofErr w:type="spellEnd"/>
        <w:r w:rsidR="00B36789" w:rsidRPr="009D51D6">
          <w:t>,</w:t>
        </w:r>
      </w:ins>
      <w:del w:id="328" w:author="Sergio Di Fiore" w:date="2021-09-03T10:33:00Z">
        <w:r w:rsidRPr="00CA58E6" w:rsidDel="00B36789">
          <w:rPr>
            <w:i/>
            <w:iCs/>
            <w:rPrChange w:id="329" w:author="Sergio Di Fiore" w:date="2021-09-05T17:01:00Z">
              <w:rPr/>
            </w:rPrChange>
          </w:rPr>
          <w:delText>pelo MIT</w:delText>
        </w:r>
      </w:del>
      <w:r w:rsidRPr="009D51D6">
        <w:t xml:space="preserve"> provando matematicamente que </w:t>
      </w:r>
      <w:del w:id="330" w:author="Sergio Di Fiore" w:date="2021-09-01T08:29:00Z">
        <w:r w:rsidRPr="00201E73" w:rsidDel="00615D1F">
          <w:delText xml:space="preserve">esse </w:delText>
        </w:r>
      </w:del>
      <w:ins w:id="331" w:author="Sergio Di Fiore" w:date="2021-09-01T08:29:00Z">
        <w:r w:rsidR="00615D1F" w:rsidRPr="00201E73">
          <w:t xml:space="preserve">os </w:t>
        </w:r>
      </w:ins>
      <w:r w:rsidRPr="00201E73">
        <w:t>tipo de redes</w:t>
      </w:r>
      <w:ins w:id="332" w:author="Sergio Di Fiore" w:date="2021-09-01T08:29:00Z">
        <w:r w:rsidR="00615D1F" w:rsidRPr="00201E73">
          <w:t xml:space="preserve"> de então</w:t>
        </w:r>
      </w:ins>
      <w:r w:rsidRPr="00201E73">
        <w:t>, chamadas Perceptron, poderiam somente executar funções básicas</w:t>
      </w:r>
      <w:r w:rsidR="00752E66" w:rsidRPr="00201E73">
        <w:t xml:space="preserve"> (SOMMERS, 2017).</w:t>
      </w:r>
      <w:r w:rsidRPr="00201E73">
        <w:t xml:space="preserve"> </w:t>
      </w:r>
      <w:del w:id="333" w:author="Sergio Di Fiore" w:date="2021-09-01T08:30:00Z">
        <w:r w:rsidRPr="00201E73" w:rsidDel="00BC7513">
          <w:delText>Elas, então</w:delText>
        </w:r>
      </w:del>
      <w:ins w:id="334" w:author="Sergio Di Fiore" w:date="2021-09-01T08:30:00Z">
        <w:r w:rsidR="00BC7513" w:rsidRPr="00201E73">
          <w:t>Nesse momento</w:t>
        </w:r>
      </w:ins>
      <w:del w:id="335" w:author="Sergio Di Fiore" w:date="2021-09-01T08:30:00Z">
        <w:r w:rsidRPr="00201E73" w:rsidDel="00BC7513">
          <w:delText>,</w:delText>
        </w:r>
      </w:del>
      <w:r w:rsidRPr="00201E73">
        <w:t xml:space="preserve"> </w:t>
      </w:r>
      <w:ins w:id="336" w:author="Sergio Di Fiore" w:date="2021-09-01T08:30:00Z">
        <w:r w:rsidR="00BC7513" w:rsidRPr="00201E73">
          <w:t xml:space="preserve">estas </w:t>
        </w:r>
      </w:ins>
      <w:r w:rsidRPr="00201E73">
        <w:t>possuíam somente duas camadas de neurônios</w:t>
      </w:r>
      <w:ins w:id="337" w:author="Sergio Di Fiore" w:date="2021-09-01T08:30:00Z">
        <w:r w:rsidR="0064762F" w:rsidRPr="00201E73">
          <w:t xml:space="preserve"> artificiais</w:t>
        </w:r>
      </w:ins>
      <w:r w:rsidRPr="00201E73">
        <w:t xml:space="preserve">, uma camada </w:t>
      </w:r>
      <w:del w:id="338" w:author="Sergio Di Fiore" w:date="2021-09-01T08:30:00Z">
        <w:r w:rsidRPr="00201E73" w:rsidDel="0064762F">
          <w:delText xml:space="preserve">de </w:delText>
        </w:r>
      </w:del>
      <w:ins w:id="339" w:author="Sergio Di Fiore" w:date="2021-09-01T08:30:00Z">
        <w:r w:rsidR="0064762F" w:rsidRPr="00201E73">
          <w:t xml:space="preserve">para a </w:t>
        </w:r>
      </w:ins>
      <w:r w:rsidRPr="00201E73">
        <w:t>entrada de dados e uma camada para a saída, e embora, na teoria mais camadas pudessem resolver o</w:t>
      </w:r>
      <w:ins w:id="340" w:author="Sergio Di Fiore" w:date="2021-09-01T08:30:00Z">
        <w:r w:rsidR="0064762F" w:rsidRPr="00201E73">
          <w:t>s</w:t>
        </w:r>
      </w:ins>
      <w:r w:rsidRPr="00201E73">
        <w:t xml:space="preserve"> problema</w:t>
      </w:r>
      <w:ins w:id="341" w:author="Sergio Di Fiore" w:date="2021-09-01T08:30:00Z">
        <w:r w:rsidR="0064762F" w:rsidRPr="00201E73">
          <w:t>s apresentados</w:t>
        </w:r>
      </w:ins>
      <w:r w:rsidRPr="00201E73">
        <w:t xml:space="preserve">, ninguém </w:t>
      </w:r>
      <w:r w:rsidR="00B95C2F" w:rsidRPr="00201E73">
        <w:t>possu</w:t>
      </w:r>
      <w:ins w:id="342" w:author="ADRIANE BELLUCI BELORIO DE CASTRO" w:date="2021-08-04T14:36:00Z">
        <w:r w:rsidR="00ED6C2A" w:rsidRPr="00201E73">
          <w:t>í</w:t>
        </w:r>
      </w:ins>
      <w:del w:id="343" w:author="ADRIANE BELLUCI BELORIO DE CASTRO" w:date="2021-08-04T14:36:00Z">
        <w:r w:rsidR="00B95C2F" w:rsidRPr="00201E73" w:rsidDel="00ED6C2A">
          <w:delText>i</w:delText>
        </w:r>
      </w:del>
      <w:r w:rsidR="00B95C2F" w:rsidRPr="00201E73">
        <w:t>a</w:t>
      </w:r>
      <w:r w:rsidRPr="00201E73">
        <w:t xml:space="preserve"> conhecimento suficiente de como treiná-las.</w:t>
      </w:r>
      <w:ins w:id="344" w:author="Sergio Di Fiore" w:date="2021-09-04T16:39:00Z">
        <w:r w:rsidR="00632F70" w:rsidRPr="00201E73">
          <w:t xml:space="preserve"> Eles basicamente p</w:t>
        </w:r>
      </w:ins>
      <w:ins w:id="345" w:author="Sergio Di Fiore" w:date="2021-09-04T16:40:00Z">
        <w:r w:rsidR="00632F70" w:rsidRPr="00201E73">
          <w:t>rovaram que o perceptron não se beneficiava de experiências passadas e para cada experimento precisava repetir tudo de novo.</w:t>
        </w:r>
      </w:ins>
    </w:p>
    <w:p w14:paraId="203606C3" w14:textId="562DF850" w:rsidR="004C2658" w:rsidRPr="001F752C" w:rsidRDefault="004C2658">
      <w:pPr>
        <w:pStyle w:val="Legenda"/>
        <w:keepNext/>
        <w:jc w:val="center"/>
        <w:rPr>
          <w:ins w:id="346" w:author="Sergio Di Fiore" w:date="2021-09-03T14:40:00Z"/>
        </w:rPr>
        <w:pPrChange w:id="347" w:author="Sergio Di Fiore" w:date="2021-09-03T14:40:00Z">
          <w:pPr>
            <w:pStyle w:val="Legenda"/>
          </w:pPr>
        </w:pPrChange>
      </w:pPr>
      <w:ins w:id="348" w:author="Sergio Di Fiore" w:date="2021-09-03T14:40:00Z">
        <w:r w:rsidRPr="00201E73">
          <w:t xml:space="preserve">Figura </w:t>
        </w:r>
        <w:r w:rsidRPr="001F752C">
          <w:fldChar w:fldCharType="begin"/>
        </w:r>
        <w:r w:rsidRPr="00201E73">
          <w:instrText xml:space="preserve"> SEQ Figura \* ARABIC </w:instrText>
        </w:r>
      </w:ins>
      <w:r w:rsidRPr="001F752C">
        <w:fldChar w:fldCharType="separate"/>
      </w:r>
      <w:ins w:id="349" w:author="Sergio Di Fiore" w:date="2021-09-05T17:25:00Z">
        <w:r w:rsidR="00201E73">
          <w:rPr>
            <w:noProof/>
          </w:rPr>
          <w:t>1</w:t>
        </w:r>
      </w:ins>
      <w:ins w:id="350" w:author="Sergio Di Fiore" w:date="2021-09-03T14:40:00Z">
        <w:r w:rsidRPr="001F752C">
          <w:fldChar w:fldCharType="end"/>
        </w:r>
        <w:r w:rsidRPr="009D51D6">
          <w:t>. Capa do livro Perceptron de</w:t>
        </w:r>
      </w:ins>
      <w:ins w:id="351" w:author="Sergio Di Fiore" w:date="2021-09-03T14:41:00Z">
        <w:r w:rsidR="00962ED4" w:rsidRPr="001F752C">
          <w:t xml:space="preserve"> </w:t>
        </w:r>
        <w:proofErr w:type="spellStart"/>
        <w:r w:rsidR="00962ED4" w:rsidRPr="001F752C">
          <w:t>Minsky</w:t>
        </w:r>
        <w:proofErr w:type="spellEnd"/>
        <w:r w:rsidR="00962ED4" w:rsidRPr="001F752C">
          <w:t xml:space="preserve"> e </w:t>
        </w:r>
        <w:proofErr w:type="spellStart"/>
        <w:r w:rsidR="00962ED4" w:rsidRPr="001F752C">
          <w:t>Papert</w:t>
        </w:r>
      </w:ins>
      <w:proofErr w:type="spellEnd"/>
    </w:p>
    <w:p w14:paraId="4D668764" w14:textId="7B016FB9" w:rsidR="004C2658" w:rsidRPr="009D51D6" w:rsidRDefault="004C2658">
      <w:pPr>
        <w:pStyle w:val="PargrafodaLista"/>
        <w:jc w:val="center"/>
        <w:rPr>
          <w:ins w:id="352" w:author="Sergio Di Fiore" w:date="2021-09-03T10:05:00Z"/>
        </w:rPr>
        <w:pPrChange w:id="353" w:author="Sergio Di Fiore" w:date="2021-09-03T14:40:00Z">
          <w:pPr>
            <w:pStyle w:val="PargrafodaLista"/>
          </w:pPr>
        </w:pPrChange>
      </w:pPr>
      <w:ins w:id="354" w:author="Sergio Di Fiore" w:date="2021-09-03T14:40:00Z">
        <w:r w:rsidRPr="00CA58E6">
          <w:rPr>
            <w:noProof/>
            <w:rPrChange w:id="355" w:author="Sergio Di Fiore" w:date="2021-09-05T17:01:00Z">
              <w:rPr>
                <w:noProof/>
              </w:rPr>
            </w:rPrChange>
          </w:rPr>
          <w:drawing>
            <wp:inline distT="0" distB="0" distL="0" distR="0" wp14:anchorId="01281388" wp14:editId="364AEEC3">
              <wp:extent cx="2426079" cy="3680339"/>
              <wp:effectExtent l="0" t="0" r="0" b="0"/>
              <wp:docPr id="8" name="Imagem 8" descr="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Padrão do plano de fundo&#10;&#10;Descrição gerada automaticamente"/>
                      <pic:cNvPicPr/>
                    </pic:nvPicPr>
                    <pic:blipFill>
                      <a:blip r:embed="rId11"/>
                      <a:stretch>
                        <a:fillRect/>
                      </a:stretch>
                    </pic:blipFill>
                    <pic:spPr>
                      <a:xfrm>
                        <a:off x="0" y="0"/>
                        <a:ext cx="2431330" cy="3688304"/>
                      </a:xfrm>
                      <a:prstGeom prst="rect">
                        <a:avLst/>
                      </a:prstGeom>
                    </pic:spPr>
                  </pic:pic>
                </a:graphicData>
              </a:graphic>
            </wp:inline>
          </w:drawing>
        </w:r>
      </w:ins>
    </w:p>
    <w:p w14:paraId="41D94E8D" w14:textId="378077CA" w:rsidR="00B46869" w:rsidRPr="001F752C" w:rsidDel="00DE459F" w:rsidRDefault="00B46869" w:rsidP="00BA786E">
      <w:pPr>
        <w:pStyle w:val="PargrafodaLista"/>
        <w:rPr>
          <w:del w:id="356" w:author="Sergio Di Fiore" w:date="2021-09-03T10:38:00Z"/>
        </w:rPr>
      </w:pPr>
    </w:p>
    <w:p w14:paraId="6B416792" w14:textId="745BC819" w:rsidR="00BA786E" w:rsidRPr="00201E73" w:rsidDel="00F22923" w:rsidRDefault="00BA786E" w:rsidP="00BA786E">
      <w:pPr>
        <w:pStyle w:val="PargrafodaLista"/>
        <w:rPr>
          <w:del w:id="357" w:author="Sergio Di Fiore" w:date="2021-09-04T18:30:00Z"/>
        </w:rPr>
      </w:pPr>
      <w:del w:id="358" w:author="Sergio Di Fiore" w:date="2021-09-04T18:30:00Z">
        <w:r w:rsidRPr="001F752C" w:rsidDel="00F22923">
          <w:delText xml:space="preserve">Somente em 1986, Geoffrey Hinton, hoje conhecido como o pai do </w:delText>
        </w:r>
        <w:r w:rsidRPr="00201E73" w:rsidDel="00F22923">
          <w:rPr>
            <w:i/>
            <w:iCs/>
          </w:rPr>
          <w:delText>Deep Learning</w:delText>
        </w:r>
        <w:r w:rsidRPr="00201E73" w:rsidDel="00F22923">
          <w:delText>, trouxe novos avanços</w:delText>
        </w:r>
      </w:del>
      <w:del w:id="359" w:author="Sergio Di Fiore" w:date="2021-09-04T16:44:00Z">
        <w:r w:rsidR="00752E66" w:rsidRPr="00201E73" w:rsidDel="00DD1EF3">
          <w:delText xml:space="preserve"> (HAO, 2</w:delText>
        </w:r>
        <w:r w:rsidR="00C86110" w:rsidRPr="00201E73" w:rsidDel="00DD1EF3">
          <w:delText>0</w:delText>
        </w:r>
        <w:r w:rsidR="00752E66" w:rsidRPr="00201E73" w:rsidDel="00DD1EF3">
          <w:delText>18)</w:delText>
        </w:r>
      </w:del>
      <w:del w:id="360" w:author="Sergio Di Fiore" w:date="2021-09-04T18:30:00Z">
        <w:r w:rsidRPr="00201E73" w:rsidDel="00F22923">
          <w:delText>. Ele basicamente, conseguiu desenvolver o treinamento de mais camadas, uma técnica que, iria além do tradicional aprendizado de máquina, permiti</w:delText>
        </w:r>
        <w:r w:rsidR="00B95C2F" w:rsidRPr="00201E73" w:rsidDel="00F22923">
          <w:delText>ndo</w:delText>
        </w:r>
        <w:r w:rsidRPr="00201E73" w:rsidDel="00F22923">
          <w:delText xml:space="preserve"> encontrar pequenos padrões, que anteriormente não consegui</w:delText>
        </w:r>
        <w:r w:rsidR="00B95C2F" w:rsidRPr="00201E73" w:rsidDel="00F22923">
          <w:delText>ri</w:delText>
        </w:r>
        <w:r w:rsidRPr="00201E73" w:rsidDel="00F22923">
          <w:delText>am ser detectados.</w:delText>
        </w:r>
      </w:del>
    </w:p>
    <w:p w14:paraId="472F4A11" w14:textId="590BD8A0" w:rsidR="00BA786E" w:rsidRPr="00201E73" w:rsidRDefault="000B501E" w:rsidP="00BA786E">
      <w:pPr>
        <w:pStyle w:val="PargrafodaLista"/>
        <w:rPr>
          <w:ins w:id="361" w:author="Sergio Di Fiore" w:date="2021-09-04T18:12:00Z"/>
        </w:rPr>
      </w:pPr>
      <w:ins w:id="362" w:author="Sergio Di Fiore" w:date="2021-09-01T08:23:00Z">
        <w:r w:rsidRPr="00201E73">
          <w:t>S</w:t>
        </w:r>
      </w:ins>
      <w:del w:id="363" w:author="ADRIANE BELLUCI BELORIO DE CASTRO" w:date="2021-08-04T14:37:00Z">
        <w:r w:rsidR="00BA786E" w:rsidRPr="00201E73" w:rsidDel="00ED6C2A">
          <w:delText>A s</w:delText>
        </w:r>
      </w:del>
      <w:r w:rsidR="00BA786E" w:rsidRPr="00201E73">
        <w:t xml:space="preserve">ua técnica, porém, esbarrava na limitação da capacidade computacional dos sistemas na época e o campo toda da IA ficou por muito tempo parado, até em torno do ano 2000, quando </w:t>
      </w:r>
      <w:ins w:id="364" w:author="Sergio Di Fiore" w:date="2021-09-01T08:31:00Z">
        <w:r w:rsidR="001E2546" w:rsidRPr="00201E73">
          <w:t>o aumento d</w:t>
        </w:r>
      </w:ins>
      <w:r w:rsidR="00BA786E" w:rsidRPr="00201E73">
        <w:t>a capacidade de processamento permitiu a retomada das pesquisas a partir desse ponto</w:t>
      </w:r>
      <w:r w:rsidR="00752E66" w:rsidRPr="00201E73">
        <w:t xml:space="preserve"> (SOMMERS, 2017).</w:t>
      </w:r>
    </w:p>
    <w:p w14:paraId="0D791A72" w14:textId="769DD0F4" w:rsidR="007C22F4" w:rsidRPr="00201E73" w:rsidRDefault="000F0805" w:rsidP="00080615">
      <w:pPr>
        <w:pStyle w:val="PargrafodaLista"/>
        <w:rPr>
          <w:ins w:id="365" w:author="Sergio Di Fiore" w:date="2021-09-04T18:29:00Z"/>
        </w:rPr>
      </w:pPr>
      <w:ins w:id="366" w:author="Sergio Di Fiore" w:date="2021-09-04T18:15:00Z">
        <w:r w:rsidRPr="00201E73">
          <w:t xml:space="preserve">Em torno de 2001 praticamente todas as empresas </w:t>
        </w:r>
        <w:r w:rsidR="006F2516" w:rsidRPr="00201E73">
          <w:t xml:space="preserve">que fizeram a história </w:t>
        </w:r>
      </w:ins>
      <w:ins w:id="367" w:author="Sergio Di Fiore" w:date="2021-09-04T18:16:00Z">
        <w:r w:rsidR="006F2516" w:rsidRPr="00201E73">
          <w:t xml:space="preserve">até aqui resumida tinham quebrado. Os pioneiros como </w:t>
        </w:r>
        <w:r w:rsidR="0097408D" w:rsidRPr="00201E73">
          <w:t xml:space="preserve">Marvin </w:t>
        </w:r>
        <w:proofErr w:type="spellStart"/>
        <w:r w:rsidR="0097408D" w:rsidRPr="00201E73">
          <w:t>Minsky</w:t>
        </w:r>
        <w:proofErr w:type="spellEnd"/>
        <w:r w:rsidR="0097408D" w:rsidRPr="00201E73">
          <w:t xml:space="preserve"> e John McCarthy</w:t>
        </w:r>
      </w:ins>
      <w:ins w:id="368" w:author="Sergio Di Fiore" w:date="2021-09-05T15:43:00Z">
        <w:r w:rsidR="008A28EF" w:rsidRPr="00201E73">
          <w:t xml:space="preserve"> entre outros</w:t>
        </w:r>
      </w:ins>
      <w:ins w:id="369" w:author="Sergio Di Fiore" w:date="2021-09-04T18:16:00Z">
        <w:r w:rsidR="0097408D" w:rsidRPr="00201E73">
          <w:t xml:space="preserve"> ou já haviam falecido ou gozavam de </w:t>
        </w:r>
      </w:ins>
      <w:ins w:id="370" w:author="Sergio Di Fiore" w:date="2021-09-04T18:17:00Z">
        <w:r w:rsidR="0097408D" w:rsidRPr="00201E73">
          <w:t>suas aposentadorias</w:t>
        </w:r>
        <w:r w:rsidR="005D6D9B" w:rsidRPr="00201E73">
          <w:t xml:space="preserve">. </w:t>
        </w:r>
      </w:ins>
      <w:ins w:id="371" w:author="Sergio Di Fiore" w:date="2021-09-04T18:18:00Z">
        <w:r w:rsidR="008840DF" w:rsidRPr="00201E73">
          <w:t xml:space="preserve">Sistemas especialistas e LISP </w:t>
        </w:r>
        <w:r w:rsidR="006F35C4" w:rsidRPr="00201E73">
          <w:t>deixaram de ser usados.</w:t>
        </w:r>
      </w:ins>
      <w:ins w:id="372" w:author="Sergio Di Fiore" w:date="2021-09-04T18:20:00Z">
        <w:r w:rsidR="00EC1C58" w:rsidRPr="00201E73">
          <w:t xml:space="preserve"> Pequenas porções de AI ainda restavam </w:t>
        </w:r>
      </w:ins>
      <w:ins w:id="373" w:author="Sergio Di Fiore" w:date="2021-09-05T15:43:00Z">
        <w:r w:rsidR="0054733A" w:rsidRPr="00201E73">
          <w:t>aplicações</w:t>
        </w:r>
      </w:ins>
      <w:ins w:id="374" w:author="Sergio Di Fiore" w:date="2021-09-04T18:20:00Z">
        <w:r w:rsidR="00EC1C58" w:rsidRPr="00201E73">
          <w:t xml:space="preserve"> tão improváveis como o corretor ortográfico do Microso</w:t>
        </w:r>
        <w:r w:rsidR="000C6542" w:rsidRPr="00201E73">
          <w:t>ft Word</w:t>
        </w:r>
      </w:ins>
      <w:ins w:id="375" w:author="Sergio Di Fiore" w:date="2021-09-04T18:21:00Z">
        <w:r w:rsidR="000C6542" w:rsidRPr="00201E73">
          <w:t>, o</w:t>
        </w:r>
      </w:ins>
      <w:ins w:id="376" w:author="Sergio Di Fiore" w:date="2021-09-05T15:44:00Z">
        <w:r w:rsidR="0054733A" w:rsidRPr="00201E73">
          <w:t xml:space="preserve"> portal de busca</w:t>
        </w:r>
      </w:ins>
      <w:ins w:id="377" w:author="Sergio Di Fiore" w:date="2021-09-04T18:21:00Z">
        <w:r w:rsidR="000C6542" w:rsidRPr="00201E73">
          <w:t xml:space="preserve"> Alta Vista oferecia o </w:t>
        </w:r>
        <w:r w:rsidR="000C6542" w:rsidRPr="00CA58E6">
          <w:rPr>
            <w:i/>
            <w:iCs/>
            <w:rPrChange w:id="378" w:author="Sergio Di Fiore" w:date="2021-09-05T17:01:00Z">
              <w:rPr/>
            </w:rPrChange>
          </w:rPr>
          <w:t xml:space="preserve">Babel </w:t>
        </w:r>
        <w:proofErr w:type="spellStart"/>
        <w:r w:rsidR="000C6542" w:rsidRPr="00CA58E6">
          <w:rPr>
            <w:i/>
            <w:iCs/>
            <w:rPrChange w:id="379" w:author="Sergio Di Fiore" w:date="2021-09-05T17:01:00Z">
              <w:rPr/>
            </w:rPrChange>
          </w:rPr>
          <w:t>Fish</w:t>
        </w:r>
        <w:proofErr w:type="spellEnd"/>
        <w:r w:rsidR="000C6542" w:rsidRPr="009D51D6">
          <w:t xml:space="preserve">, um tradutor </w:t>
        </w:r>
        <w:r w:rsidR="00CC693C" w:rsidRPr="001F752C">
          <w:t>online de páginas WEB para os usuários.</w:t>
        </w:r>
      </w:ins>
      <w:ins w:id="380" w:author="Sergio Di Fiore" w:date="2021-09-04T18:26:00Z">
        <w:r w:rsidR="009F68A6" w:rsidRPr="001F752C">
          <w:t xml:space="preserve"> </w:t>
        </w:r>
      </w:ins>
      <w:ins w:id="381" w:author="Sergio Di Fiore" w:date="2021-09-05T15:44:00Z">
        <w:r w:rsidR="0054733A" w:rsidRPr="009C7944">
          <w:t>Foi quando a</w:t>
        </w:r>
      </w:ins>
      <w:ins w:id="382" w:author="Sergio Di Fiore" w:date="2021-09-04T18:26:00Z">
        <w:r w:rsidR="009F68A6" w:rsidRPr="00201E73">
          <w:t xml:space="preserve"> AI viu </w:t>
        </w:r>
      </w:ins>
      <w:ins w:id="383" w:author="Sergio Di Fiore" w:date="2021-09-05T15:44:00Z">
        <w:r w:rsidR="0054733A" w:rsidRPr="00201E73">
          <w:t>seu</w:t>
        </w:r>
      </w:ins>
      <w:ins w:id="384" w:author="Sergio Di Fiore" w:date="2021-09-04T18:26:00Z">
        <w:r w:rsidR="009F68A6" w:rsidRPr="00201E73">
          <w:t xml:space="preserve"> recomeço. Primeiro sugerindo rotas em </w:t>
        </w:r>
      </w:ins>
      <w:ins w:id="385" w:author="Sergio Di Fiore" w:date="2021-09-04T18:27:00Z">
        <w:r w:rsidR="00C54BF2" w:rsidRPr="00201E73">
          <w:t xml:space="preserve">sistemas </w:t>
        </w:r>
      </w:ins>
      <w:ins w:id="386" w:author="Sergio Di Fiore" w:date="2021-09-04T18:26:00Z">
        <w:r w:rsidR="009F68A6" w:rsidRPr="00201E73">
          <w:t>GPS</w:t>
        </w:r>
      </w:ins>
      <w:ins w:id="387" w:author="Sergio Di Fiore" w:date="2021-09-04T18:27:00Z">
        <w:r w:rsidR="00C54BF2" w:rsidRPr="00201E73">
          <w:t>, depois a Siri</w:t>
        </w:r>
      </w:ins>
      <w:ins w:id="388" w:author="Sergio Di Fiore" w:date="2021-09-05T15:44:00Z">
        <w:r w:rsidR="0068556C" w:rsidRPr="00201E73">
          <w:t>, a Cortana e a Alexa</w:t>
        </w:r>
      </w:ins>
      <w:ins w:id="389" w:author="Sergio Di Fiore" w:date="2021-09-04T18:27:00Z">
        <w:r w:rsidR="00C54BF2" w:rsidRPr="00201E73">
          <w:t>, assistente</w:t>
        </w:r>
      </w:ins>
      <w:ins w:id="390" w:author="Sergio Di Fiore" w:date="2021-09-05T15:44:00Z">
        <w:r w:rsidR="0068556C" w:rsidRPr="00201E73">
          <w:t>s</w:t>
        </w:r>
      </w:ins>
      <w:ins w:id="391" w:author="Sergio Di Fiore" w:date="2021-09-04T18:27:00Z">
        <w:r w:rsidR="00C54BF2" w:rsidRPr="00201E73">
          <w:t xml:space="preserve"> da Apple</w:t>
        </w:r>
      </w:ins>
      <w:ins w:id="392" w:author="Sergio Di Fiore" w:date="2021-09-05T15:44:00Z">
        <w:r w:rsidR="0068556C" w:rsidRPr="00201E73">
          <w:t>, Microsoft e Amazon respectivamente</w:t>
        </w:r>
      </w:ins>
      <w:ins w:id="393" w:author="Sergio Di Fiore" w:date="2021-09-04T18:27:00Z">
        <w:r w:rsidR="000B3FAF" w:rsidRPr="00201E73">
          <w:t xml:space="preserve"> </w:t>
        </w:r>
      </w:ins>
      <w:ins w:id="394" w:author="Sergio Di Fiore" w:date="2021-09-05T15:45:00Z">
        <w:r w:rsidR="0068556C" w:rsidRPr="00201E73">
          <w:t>resgatando essa ciência</w:t>
        </w:r>
      </w:ins>
      <w:ins w:id="395" w:author="Sergio Di Fiore" w:date="2021-09-04T18:27:00Z">
        <w:r w:rsidR="000B3FAF" w:rsidRPr="00201E73">
          <w:t xml:space="preserve"> do </w:t>
        </w:r>
      </w:ins>
      <w:ins w:id="396" w:author="Sergio Di Fiore" w:date="2021-09-04T18:28:00Z">
        <w:r w:rsidR="00F56E9E" w:rsidRPr="00201E73">
          <w:t>desaparecimento</w:t>
        </w:r>
      </w:ins>
      <w:ins w:id="397" w:author="Sergio Di Fiore" w:date="2021-09-04T18:27:00Z">
        <w:r w:rsidR="000B3FAF" w:rsidRPr="00201E73">
          <w:t xml:space="preserve"> </w:t>
        </w:r>
      </w:ins>
      <w:ins w:id="398" w:author="Sergio Di Fiore" w:date="2021-09-05T15:45:00Z">
        <w:r w:rsidR="0068556C" w:rsidRPr="00201E73">
          <w:t>através destes</w:t>
        </w:r>
      </w:ins>
      <w:ins w:id="399" w:author="Sergio Di Fiore" w:date="2021-09-04T18:28:00Z">
        <w:r w:rsidR="00F56E9E" w:rsidRPr="00201E73">
          <w:t xml:space="preserve"> nichos de mercado. </w:t>
        </w:r>
        <w:r w:rsidR="007C22F4" w:rsidRPr="00201E73">
          <w:t xml:space="preserve">E, </w:t>
        </w:r>
      </w:ins>
      <w:ins w:id="400" w:author="Sergio Di Fiore" w:date="2021-09-05T15:45:00Z">
        <w:r w:rsidR="00D74D49" w:rsidRPr="00201E73">
          <w:t xml:space="preserve">aos poucos, literalmente </w:t>
        </w:r>
      </w:ins>
      <w:ins w:id="401" w:author="Sergio Di Fiore" w:date="2021-09-04T18:28:00Z">
        <w:r w:rsidR="007C22F4" w:rsidRPr="00201E73">
          <w:t>do nad</w:t>
        </w:r>
      </w:ins>
      <w:ins w:id="402" w:author="Sergio Di Fiore" w:date="2021-09-05T15:46:00Z">
        <w:r w:rsidR="00D74D49" w:rsidRPr="00201E73">
          <w:t>a</w:t>
        </w:r>
      </w:ins>
      <w:ins w:id="403" w:author="Sergio Di Fiore" w:date="2021-09-04T18:28:00Z">
        <w:r w:rsidR="007C22F4" w:rsidRPr="00201E73">
          <w:t>, ressurgiu em todo o vigor</w:t>
        </w:r>
      </w:ins>
      <w:ins w:id="404" w:author="Sergio Di Fiore" w:date="2021-09-04T18:30:00Z">
        <w:r w:rsidR="00F22923" w:rsidRPr="00201E73">
          <w:t xml:space="preserve"> </w:t>
        </w:r>
      </w:ins>
      <w:ins w:id="405" w:author="Sergio Di Fiore" w:date="2021-09-04T18:31:00Z">
        <w:r w:rsidR="00EF0B3B" w:rsidRPr="00CA58E6">
          <w:rPr>
            <w:rPrChange w:id="406" w:author="Sergio Di Fiore" w:date="2021-09-05T17:01:00Z">
              <w:rPr>
                <w:noProof/>
              </w:rPr>
            </w:rPrChange>
          </w:rPr>
          <w:t>(NEWQUIST, 2018)</w:t>
        </w:r>
        <w:r w:rsidR="00EF0B3B" w:rsidRPr="00201E73">
          <w:t>.</w:t>
        </w:r>
      </w:ins>
    </w:p>
    <w:p w14:paraId="2AABDC19" w14:textId="2287C9B9" w:rsidR="00F22923" w:rsidRPr="00201E73" w:rsidRDefault="00F22923" w:rsidP="00F22923">
      <w:pPr>
        <w:pStyle w:val="PargrafodaLista"/>
        <w:rPr>
          <w:ins w:id="407" w:author="Sergio Di Fiore" w:date="2021-09-04T18:39:00Z"/>
        </w:rPr>
      </w:pPr>
      <w:ins w:id="408" w:author="Sergio Di Fiore" w:date="2021-09-04T18:30:00Z">
        <w:r w:rsidRPr="00201E73">
          <w:t xml:space="preserve">Geoffrey </w:t>
        </w:r>
        <w:proofErr w:type="spellStart"/>
        <w:r w:rsidRPr="00201E73">
          <w:t>Hinton</w:t>
        </w:r>
        <w:proofErr w:type="spellEnd"/>
        <w:r w:rsidRPr="00201E73">
          <w:t xml:space="preserve">, hoje conhecido como o pai do </w:t>
        </w:r>
        <w:proofErr w:type="spellStart"/>
        <w:r w:rsidRPr="00201E73">
          <w:rPr>
            <w:i/>
            <w:iCs/>
          </w:rPr>
          <w:t>Deep</w:t>
        </w:r>
        <w:proofErr w:type="spellEnd"/>
        <w:r w:rsidRPr="00201E73">
          <w:rPr>
            <w:i/>
            <w:iCs/>
          </w:rPr>
          <w:t xml:space="preserve"> Learning</w:t>
        </w:r>
        <w:r w:rsidRPr="00201E73">
          <w:t>, trouxe novos avanços. Ele basicamente, conseguiu desenvolver o treinamento de mais camadas, uma técnica que, iria além do tradicional aprendizado de máquina, permitindo encontrar pequenos padrões, que anteriormente não conseguiriam ser detectados (HAO, 2018).</w:t>
        </w:r>
      </w:ins>
      <w:ins w:id="409" w:author="Sergio Di Fiore" w:date="2021-09-04T18:31:00Z">
        <w:r w:rsidR="00907266" w:rsidRPr="00201E73">
          <w:t xml:space="preserve"> O seu projeto reconhecia imagens por padrões </w:t>
        </w:r>
        <w:r w:rsidR="00301170" w:rsidRPr="00201E73">
          <w:t>e não por lógica.</w:t>
        </w:r>
      </w:ins>
      <w:ins w:id="410" w:author="Sergio Di Fiore" w:date="2021-09-04T18:32:00Z">
        <w:r w:rsidR="00301170" w:rsidRPr="00201E73">
          <w:t xml:space="preserve"> Seu objetivo foi o de </w:t>
        </w:r>
        <w:r w:rsidR="007243EC" w:rsidRPr="00201E73">
          <w:t>conseguir com que as redes neurais reconhecessem padrões</w:t>
        </w:r>
        <w:r w:rsidR="001045E1" w:rsidRPr="00201E73">
          <w:t xml:space="preserve"> pela combinação de um processo de treinamento inicial e</w:t>
        </w:r>
      </w:ins>
      <w:ins w:id="411" w:author="Sergio Di Fiore" w:date="2021-09-04T18:33:00Z">
        <w:r w:rsidR="001045E1" w:rsidRPr="00201E73">
          <w:t xml:space="preserve"> então tentativa e erro com o uso de processadores não tradicionais.</w:t>
        </w:r>
        <w:r w:rsidR="00C03F4F" w:rsidRPr="00201E73">
          <w:t xml:space="preserve"> Curi</w:t>
        </w:r>
      </w:ins>
      <w:ins w:id="412" w:author="Sergio Di Fiore" w:date="2021-09-04T18:34:00Z">
        <w:r w:rsidR="00C03F4F" w:rsidRPr="00201E73">
          <w:t>osamente, as redes neurais eram os vilões da IA</w:t>
        </w:r>
        <w:r w:rsidR="00217153" w:rsidRPr="00201E73">
          <w:t>, principalmente devido ao trabalhos de Minsk</w:t>
        </w:r>
      </w:ins>
      <w:ins w:id="413" w:author="Sergio Di Fiore" w:date="2021-09-05T15:47:00Z">
        <w:r w:rsidR="00DE5264" w:rsidRPr="00201E73">
          <w:t xml:space="preserve"> e </w:t>
        </w:r>
        <w:proofErr w:type="spellStart"/>
        <w:r w:rsidR="00DE5264" w:rsidRPr="00201E73">
          <w:t>Papert</w:t>
        </w:r>
      </w:ins>
      <w:proofErr w:type="spellEnd"/>
      <w:ins w:id="414" w:author="Sergio Di Fiore" w:date="2021-09-04T18:34:00Z">
        <w:r w:rsidR="00D459B1" w:rsidRPr="00201E73">
          <w:t>.</w:t>
        </w:r>
      </w:ins>
      <w:ins w:id="415" w:author="Sergio Di Fiore" w:date="2021-09-04T18:35:00Z">
        <w:r w:rsidR="00D459B1" w:rsidRPr="00201E73">
          <w:t xml:space="preserve"> A novidade de </w:t>
        </w:r>
        <w:proofErr w:type="spellStart"/>
        <w:r w:rsidR="00D459B1" w:rsidRPr="00201E73">
          <w:t>Hintom</w:t>
        </w:r>
        <w:proofErr w:type="spellEnd"/>
        <w:r w:rsidR="00D459B1" w:rsidRPr="00201E73">
          <w:t xml:space="preserve"> era que as redes neurais com as quais ele trabalhava, possuíam diversas camadas</w:t>
        </w:r>
        <w:r w:rsidR="002C50A9" w:rsidRPr="00201E73">
          <w:t>,</w:t>
        </w:r>
      </w:ins>
      <w:ins w:id="416" w:author="Sergio Di Fiore" w:date="2021-09-05T15:47:00Z">
        <w:r w:rsidR="00E14859" w:rsidRPr="00201E73">
          <w:t xml:space="preserve"> as chamadas camadas ocultas, </w:t>
        </w:r>
      </w:ins>
      <w:ins w:id="417" w:author="Sergio Di Fiore" w:date="2021-09-04T18:35:00Z">
        <w:r w:rsidR="002C50A9" w:rsidRPr="00201E73">
          <w:t xml:space="preserve">o que foi chamado de </w:t>
        </w:r>
        <w:proofErr w:type="spellStart"/>
        <w:r w:rsidR="002C50A9" w:rsidRPr="00201E73">
          <w:rPr>
            <w:i/>
            <w:iCs/>
          </w:rPr>
          <w:t>Deep</w:t>
        </w:r>
        <w:proofErr w:type="spellEnd"/>
        <w:r w:rsidR="002C50A9" w:rsidRPr="00201E73">
          <w:rPr>
            <w:i/>
            <w:iCs/>
          </w:rPr>
          <w:t xml:space="preserve"> L</w:t>
        </w:r>
      </w:ins>
      <w:ins w:id="418" w:author="Sergio Di Fiore" w:date="2021-09-04T18:36:00Z">
        <w:r w:rsidR="002C50A9" w:rsidRPr="00201E73">
          <w:rPr>
            <w:i/>
            <w:iCs/>
          </w:rPr>
          <w:t>earning</w:t>
        </w:r>
        <w:r w:rsidR="002C50A9" w:rsidRPr="00201E73">
          <w:t>.</w:t>
        </w:r>
      </w:ins>
      <w:ins w:id="419" w:author="Sergio Di Fiore" w:date="2021-09-04T18:37:00Z">
        <w:r w:rsidR="00AD0EF2" w:rsidRPr="00201E73">
          <w:t xml:space="preserve"> Logo se percebeu que </w:t>
        </w:r>
      </w:ins>
      <w:ins w:id="420" w:author="Sergio Di Fiore" w:date="2021-09-04T18:38:00Z">
        <w:r w:rsidR="00885EBA" w:rsidRPr="00201E73">
          <w:t>um dos segredos d</w:t>
        </w:r>
      </w:ins>
      <w:ins w:id="421" w:author="Sergio Di Fiore" w:date="2021-09-04T18:37:00Z">
        <w:r w:rsidR="00885EBA" w:rsidRPr="00201E73">
          <w:t xml:space="preserve">esses sistemas </w:t>
        </w:r>
      </w:ins>
      <w:ins w:id="422" w:author="Sergio Di Fiore" w:date="2021-09-04T18:38:00Z">
        <w:r w:rsidR="00885EBA" w:rsidRPr="00201E73">
          <w:t xml:space="preserve">era que </w:t>
        </w:r>
      </w:ins>
      <w:ins w:id="423" w:author="Sergio Di Fiore" w:date="2021-09-04T18:37:00Z">
        <w:r w:rsidR="00885EBA" w:rsidRPr="00201E73">
          <w:t xml:space="preserve">funcionavam melhor, quanto mais exemplos </w:t>
        </w:r>
      </w:ins>
      <w:ins w:id="424" w:author="Sergio Di Fiore" w:date="2021-09-04T18:38:00Z">
        <w:r w:rsidR="00885EBA" w:rsidRPr="00201E73">
          <w:t xml:space="preserve">de aprendizagem </w:t>
        </w:r>
      </w:ins>
      <w:ins w:id="425" w:author="Sergio Di Fiore" w:date="2021-09-04T18:37:00Z">
        <w:r w:rsidR="00885EBA" w:rsidRPr="00201E73">
          <w:t>eles tinh</w:t>
        </w:r>
      </w:ins>
      <w:ins w:id="426" w:author="Sergio Di Fiore" w:date="2021-09-04T18:38:00Z">
        <w:r w:rsidR="00885EBA" w:rsidRPr="00201E73">
          <w:t>am</w:t>
        </w:r>
      </w:ins>
      <w:ins w:id="427" w:author="Sergio Di Fiore" w:date="2021-09-04T18:39:00Z">
        <w:r w:rsidR="00621679" w:rsidRPr="00201E73">
          <w:t xml:space="preserve"> </w:t>
        </w:r>
        <w:r w:rsidR="00621679" w:rsidRPr="00CA58E6">
          <w:rPr>
            <w:rPrChange w:id="428" w:author="Sergio Di Fiore" w:date="2021-09-05T17:01:00Z">
              <w:rPr>
                <w:noProof/>
              </w:rPr>
            </w:rPrChange>
          </w:rPr>
          <w:t>(NEWQUIST, 2018)</w:t>
        </w:r>
        <w:r w:rsidR="00621679" w:rsidRPr="00201E73">
          <w:t>.</w:t>
        </w:r>
      </w:ins>
    </w:p>
    <w:p w14:paraId="3C291EBE" w14:textId="60BAD1DE" w:rsidR="00960561" w:rsidRPr="00201E73" w:rsidDel="00080615" w:rsidRDefault="00621679">
      <w:pPr>
        <w:pStyle w:val="PargrafodaLista"/>
        <w:rPr>
          <w:del w:id="429" w:author="Sergio Di Fiore" w:date="2021-09-04T18:29:00Z"/>
        </w:rPr>
      </w:pPr>
      <w:ins w:id="430" w:author="Sergio Di Fiore" w:date="2021-09-04T18:39:00Z">
        <w:r w:rsidRPr="00201E73">
          <w:t xml:space="preserve">De 2012 a 2015 </w:t>
        </w:r>
        <w:r w:rsidR="00F00938" w:rsidRPr="00201E73">
          <w:t>as redes neurais começaram a reaparecer</w:t>
        </w:r>
      </w:ins>
      <w:ins w:id="431" w:author="Sergio Di Fiore" w:date="2021-09-04T18:40:00Z">
        <w:r w:rsidR="00F00938" w:rsidRPr="00201E73">
          <w:t xml:space="preserve"> com toda a força</w:t>
        </w:r>
        <w:r w:rsidR="00AD24A5" w:rsidRPr="00201E73">
          <w:t xml:space="preserve">. </w:t>
        </w:r>
      </w:ins>
      <w:ins w:id="432" w:author="Sergio Di Fiore" w:date="2021-09-05T15:54:00Z">
        <w:r w:rsidR="00F505EC" w:rsidRPr="00201E73">
          <w:t>Em 2011</w:t>
        </w:r>
      </w:ins>
      <w:ins w:id="433" w:author="Sergio Di Fiore" w:date="2021-09-04T18:40:00Z">
        <w:r w:rsidR="00AD24A5" w:rsidRPr="00201E73">
          <w:t xml:space="preserve"> o Watson da IBM vencia no programa </w:t>
        </w:r>
        <w:proofErr w:type="spellStart"/>
        <w:r w:rsidR="00AD24A5" w:rsidRPr="00201E73">
          <w:rPr>
            <w:i/>
            <w:iCs/>
          </w:rPr>
          <w:t>Jeopardy</w:t>
        </w:r>
      </w:ins>
      <w:proofErr w:type="spellEnd"/>
      <w:ins w:id="434" w:author="Sergio Di Fiore" w:date="2021-09-05T15:55:00Z">
        <w:r w:rsidR="00115F7B" w:rsidRPr="00201E73">
          <w:t xml:space="preserve">, </w:t>
        </w:r>
        <w:r w:rsidR="002D658F" w:rsidRPr="00201E73">
          <w:t xml:space="preserve">em 2015 a Google introduz o </w:t>
        </w:r>
        <w:proofErr w:type="spellStart"/>
        <w:r w:rsidR="002D658F" w:rsidRPr="00201E73">
          <w:t>TensorFlow</w:t>
        </w:r>
        <w:proofErr w:type="spellEnd"/>
        <w:r w:rsidR="002D658F" w:rsidRPr="00201E73">
          <w:t xml:space="preserve">, em 2016 </w:t>
        </w:r>
      </w:ins>
      <w:ins w:id="435" w:author="Sergio Di Fiore" w:date="2021-09-05T15:56:00Z">
        <w:r w:rsidR="0079095C" w:rsidRPr="00201E73">
          <w:t xml:space="preserve">o </w:t>
        </w:r>
        <w:proofErr w:type="spellStart"/>
        <w:r w:rsidR="0079095C" w:rsidRPr="00201E73">
          <w:t>AlphaGo</w:t>
        </w:r>
        <w:proofErr w:type="spellEnd"/>
        <w:r w:rsidR="0079095C" w:rsidRPr="00201E73">
          <w:t xml:space="preserve">® venceu </w:t>
        </w:r>
        <w:r w:rsidR="00977E86" w:rsidRPr="00201E73">
          <w:t xml:space="preserve">o mestre sul-coreano Lee </w:t>
        </w:r>
        <w:proofErr w:type="spellStart"/>
        <w:r w:rsidR="00977E86" w:rsidRPr="00201E73">
          <w:t>Sedol</w:t>
        </w:r>
        <w:proofErr w:type="spellEnd"/>
        <w:r w:rsidR="00977E86" w:rsidRPr="00201E73">
          <w:t xml:space="preserve"> no jogo de Go</w:t>
        </w:r>
      </w:ins>
      <w:ins w:id="436" w:author="Sergio Di Fiore" w:date="2021-09-05T15:57:00Z">
        <w:r w:rsidR="00F73C28" w:rsidRPr="00201E73">
          <w:t xml:space="preserve">. Todos esses fatores </w:t>
        </w:r>
        <w:r w:rsidR="00ED7238" w:rsidRPr="00201E73">
          <w:t xml:space="preserve">aumentaram a </w:t>
        </w:r>
      </w:ins>
      <w:ins w:id="437" w:author="Sergio Di Fiore" w:date="2021-09-04T18:41:00Z">
        <w:r w:rsidR="007975A3" w:rsidRPr="00201E73">
          <w:t>exposição midiática da IA</w:t>
        </w:r>
      </w:ins>
      <w:ins w:id="438" w:author="Sergio Di Fiore" w:date="2021-09-05T15:57:00Z">
        <w:r w:rsidR="00ED7238" w:rsidRPr="00201E73">
          <w:t>, a qual hoje está se prova</w:t>
        </w:r>
      </w:ins>
      <w:ins w:id="439" w:author="Sergio Di Fiore" w:date="2021-09-05T15:58:00Z">
        <w:r w:rsidR="00ED7238" w:rsidRPr="00201E73">
          <w:t>n</w:t>
        </w:r>
      </w:ins>
      <w:ins w:id="440" w:author="Sergio Di Fiore" w:date="2021-09-05T15:57:00Z">
        <w:r w:rsidR="00ED7238" w:rsidRPr="00201E73">
          <w:t>do uma das mais</w:t>
        </w:r>
      </w:ins>
      <w:ins w:id="441" w:author="Sergio Di Fiore" w:date="2021-09-05T15:58:00Z">
        <w:r w:rsidR="00ED7238" w:rsidRPr="00201E73">
          <w:t xml:space="preserve"> importantes tecnologias da ciência da informação</w:t>
        </w:r>
      </w:ins>
      <w:ins w:id="442" w:author="Sergio Di Fiore" w:date="2021-09-04T18:41:00Z">
        <w:r w:rsidR="007975A3" w:rsidRPr="00201E73">
          <w:t>.</w:t>
        </w:r>
      </w:ins>
    </w:p>
    <w:p w14:paraId="7C395C18" w14:textId="5492980D" w:rsidR="00BA786E" w:rsidRPr="00201E73" w:rsidRDefault="00BA786E">
      <w:pPr>
        <w:pStyle w:val="PargrafodaLista"/>
      </w:pPr>
      <w:del w:id="443" w:author="Sergio Di Fiore" w:date="2021-09-04T18:45:00Z">
        <w:r w:rsidRPr="00201E73" w:rsidDel="00BA6063">
          <w:delText xml:space="preserve">Essa técnica, conhecida por rede neural profunda, pois possui diversas camadas de nós computacionais bem simples e que trabalham conjuntamente </w:delText>
        </w:r>
        <w:r w:rsidR="00903632" w:rsidRPr="00201E73" w:rsidDel="00BA6063">
          <w:delText xml:space="preserve">e </w:delText>
        </w:r>
        <w:r w:rsidRPr="00201E73" w:rsidDel="00BA6063">
          <w:delText>permite como resultado uma predição bem mais aprimorada que o seu modelo anterior.</w:delText>
        </w:r>
      </w:del>
    </w:p>
    <w:p w14:paraId="3F8EF077" w14:textId="2549C347" w:rsidR="00F639F1" w:rsidRPr="00201E73" w:rsidDel="00A51F2E" w:rsidRDefault="00F639F1" w:rsidP="00BA786E">
      <w:pPr>
        <w:pStyle w:val="PargrafodaLista"/>
        <w:rPr>
          <w:del w:id="444" w:author="Sergio Di Fiore" w:date="2021-09-01T08:23:00Z"/>
        </w:rPr>
      </w:pPr>
      <w:del w:id="445" w:author="Sergio Di Fiore" w:date="2021-09-01T08:23:00Z">
        <w:r w:rsidRPr="00201E73" w:rsidDel="00A51F2E">
          <w:delText xml:space="preserve">O objetivo do trabalho </w:delText>
        </w:r>
      </w:del>
      <w:ins w:id="446" w:author="ADRIANE BELLUCI BELORIO DE CASTRO" w:date="2021-08-04T14:38:00Z">
        <w:del w:id="447" w:author="Sergio Di Fiore" w:date="2021-09-01T08:23:00Z">
          <w:r w:rsidR="00ED6C2A" w:rsidRPr="00201E73" w:rsidDel="00A51F2E">
            <w:delText>é</w:delText>
          </w:r>
        </w:del>
      </w:ins>
      <w:del w:id="448" w:author="Sergio Di Fiore" w:date="2021-09-01T08:23:00Z">
        <w:r w:rsidRPr="00201E73" w:rsidDel="00A51F2E">
          <w:delText>será</w:delText>
        </w:r>
      </w:del>
      <w:ins w:id="449" w:author="ADRIANE BELLUCI BELORIO DE CASTRO" w:date="2021-08-04T14:38:00Z">
        <w:del w:id="450" w:author="Sergio Di Fiore" w:date="2021-09-01T08:23:00Z">
          <w:r w:rsidR="00ED6C2A" w:rsidRPr="00201E73" w:rsidDel="00A51F2E">
            <w:delText>,</w:delText>
          </w:r>
        </w:del>
      </w:ins>
      <w:del w:id="451" w:author="Sergio Di Fiore" w:date="2021-09-01T08:23:00Z">
        <w:r w:rsidRPr="00201E73" w:rsidDel="00A51F2E">
          <w:delText xml:space="preserve"> a partir de um</w:delText>
        </w:r>
      </w:del>
      <w:ins w:id="452" w:author="ADRIANE BELLUCI BELORIO DE CASTRO" w:date="2021-08-04T14:38:00Z">
        <w:del w:id="453" w:author="Sergio Di Fiore" w:date="2021-09-01T08:23:00Z">
          <w:r w:rsidR="00ED6C2A" w:rsidRPr="00201E73" w:rsidDel="00A51F2E">
            <w:delText>a revisão de literatura</w:delText>
          </w:r>
        </w:del>
      </w:ins>
      <w:del w:id="454" w:author="Sergio Di Fiore" w:date="2021-09-01T08:23:00Z">
        <w:r w:rsidRPr="00201E73" w:rsidDel="00A51F2E">
          <w:delText xml:space="preserve"> levantamento </w:delText>
        </w:r>
        <w:commentRangeStart w:id="455"/>
        <w:r w:rsidRPr="00201E73" w:rsidDel="00A51F2E">
          <w:delText>bibliográfico</w:delText>
        </w:r>
        <w:commentRangeEnd w:id="455"/>
        <w:r w:rsidR="00ED6C2A" w:rsidRPr="00201E73" w:rsidDel="00A51F2E">
          <w:rPr>
            <w:rStyle w:val="Refdecomentrio"/>
            <w:rFonts w:eastAsiaTheme="minorHAnsi" w:cstheme="minorBidi"/>
            <w:lang w:eastAsia="en-US"/>
          </w:rPr>
          <w:commentReference w:id="455"/>
        </w:r>
        <w:r w:rsidRPr="00201E73" w:rsidDel="00A51F2E">
          <w:delText xml:space="preserve">, expor as principais características e aplicações do </w:delText>
        </w:r>
        <w:r w:rsidR="00C86110" w:rsidRPr="00201E73" w:rsidDel="00A51F2E">
          <w:rPr>
            <w:i/>
          </w:rPr>
          <w:delText>D</w:delText>
        </w:r>
        <w:r w:rsidRPr="00201E73" w:rsidDel="00A51F2E">
          <w:rPr>
            <w:i/>
          </w:rPr>
          <w:delText xml:space="preserve">eep </w:delText>
        </w:r>
        <w:r w:rsidR="00C86110" w:rsidRPr="00201E73" w:rsidDel="00A51F2E">
          <w:rPr>
            <w:i/>
          </w:rPr>
          <w:delText>L</w:delText>
        </w:r>
        <w:r w:rsidRPr="00201E73" w:rsidDel="00A51F2E">
          <w:rPr>
            <w:i/>
          </w:rPr>
          <w:delText>earning.</w:delText>
        </w:r>
        <w:r w:rsidRPr="00201E73" w:rsidDel="00A51F2E">
          <w:delText xml:space="preserve"> </w:delText>
        </w:r>
      </w:del>
    </w:p>
    <w:p w14:paraId="779021B3" w14:textId="77777777" w:rsidR="0067181D" w:rsidRPr="00201E73" w:rsidRDefault="0067181D" w:rsidP="00BA786E">
      <w:pPr>
        <w:pStyle w:val="PargrafodaLista"/>
      </w:pPr>
    </w:p>
    <w:p w14:paraId="37A53C0B" w14:textId="77777777" w:rsidR="00AE616F" w:rsidRPr="00201E73" w:rsidRDefault="00D57C1F" w:rsidP="00C8270E">
      <w:pPr>
        <w:spacing w:after="0"/>
        <w:ind w:firstLine="0"/>
        <w:jc w:val="center"/>
        <w:rPr>
          <w:rFonts w:cs="Times New Roman"/>
          <w:b/>
          <w:szCs w:val="24"/>
        </w:rPr>
      </w:pPr>
      <w:r w:rsidRPr="00201E73">
        <w:rPr>
          <w:rFonts w:cs="Times New Roman"/>
          <w:b/>
          <w:szCs w:val="24"/>
        </w:rPr>
        <w:t>2</w:t>
      </w:r>
      <w:r w:rsidR="00F639F1" w:rsidRPr="00201E73">
        <w:rPr>
          <w:rFonts w:cs="Times New Roman"/>
          <w:b/>
          <w:szCs w:val="24"/>
        </w:rPr>
        <w:t xml:space="preserve"> </w:t>
      </w:r>
      <w:r w:rsidRPr="00201E73">
        <w:rPr>
          <w:rFonts w:cs="Times New Roman"/>
          <w:b/>
          <w:szCs w:val="24"/>
        </w:rPr>
        <w:t>DESENVOLVIMENTO DO ASSUNTO</w:t>
      </w:r>
    </w:p>
    <w:p w14:paraId="58FD3FC5" w14:textId="11ADA300" w:rsidR="00C159DE" w:rsidRPr="00201E73" w:rsidDel="00FA2640" w:rsidRDefault="00C159DE" w:rsidP="00AE616F">
      <w:pPr>
        <w:spacing w:after="0"/>
        <w:jc w:val="center"/>
        <w:rPr>
          <w:del w:id="456" w:author="Sergio Di Fiore" w:date="2021-09-05T16:16:00Z"/>
          <w:rFonts w:cs="Times New Roman"/>
          <w:b/>
          <w:szCs w:val="24"/>
        </w:rPr>
      </w:pPr>
    </w:p>
    <w:p w14:paraId="0684573D" w14:textId="6F89522F" w:rsidR="00F639F1" w:rsidRPr="00201E73" w:rsidDel="006949C9" w:rsidRDefault="00F639F1" w:rsidP="00F639F1">
      <w:pPr>
        <w:pStyle w:val="PargrafodaLista"/>
        <w:rPr>
          <w:del w:id="457" w:author="Sergio Di Fiore" w:date="2021-09-03T09:58:00Z"/>
          <w:bCs/>
        </w:rPr>
      </w:pPr>
      <w:del w:id="458" w:author="Sergio Di Fiore" w:date="2021-09-03T09:58:00Z">
        <w:r w:rsidRPr="00201E73" w:rsidDel="006949C9">
          <w:rPr>
            <w:bCs/>
          </w:rPr>
          <w:delText xml:space="preserve">A tecnologia do </w:delText>
        </w:r>
        <w:r w:rsidRPr="00201E73" w:rsidDel="006949C9">
          <w:rPr>
            <w:i/>
            <w:iCs/>
          </w:rPr>
          <w:delText>Deep</w:delText>
        </w:r>
        <w:r w:rsidR="000B655C" w:rsidRPr="00201E73" w:rsidDel="006949C9">
          <w:rPr>
            <w:i/>
            <w:iCs/>
          </w:rPr>
          <w:delText xml:space="preserve"> </w:delText>
        </w:r>
        <w:r w:rsidRPr="00201E73" w:rsidDel="006949C9">
          <w:rPr>
            <w:i/>
            <w:iCs/>
          </w:rPr>
          <w:delText>Learning</w:delText>
        </w:r>
        <w:r w:rsidRPr="00201E73" w:rsidDel="006949C9">
          <w:rPr>
            <w:bCs/>
          </w:rPr>
          <w:delText xml:space="preserve"> é uma soma de diversas outras da qual ela é a ponta final. Primeiramente, é preciso entender o que é a Inteligência Artificial.</w:delText>
        </w:r>
      </w:del>
    </w:p>
    <w:p w14:paraId="1E137D81" w14:textId="4B297818" w:rsidR="00F639F1" w:rsidRPr="00201E73" w:rsidRDefault="00F639F1" w:rsidP="00F639F1">
      <w:pPr>
        <w:pStyle w:val="PargrafodaLista"/>
        <w:rPr>
          <w:bCs/>
        </w:rPr>
      </w:pPr>
      <w:r w:rsidRPr="00201E73">
        <w:rPr>
          <w:bCs/>
        </w:rPr>
        <w:t xml:space="preserve">De uma maneira bem simples, entende-se por um sistema de IA </w:t>
      </w:r>
      <w:r w:rsidR="00903632" w:rsidRPr="00201E73">
        <w:rPr>
          <w:bCs/>
        </w:rPr>
        <w:t>como</w:t>
      </w:r>
      <w:r w:rsidRPr="00201E73">
        <w:rPr>
          <w:bCs/>
        </w:rPr>
        <w:t xml:space="preserve"> um sistema computacional capaz de aprender padrões os quais será capaz de reproduzir posteriormente</w:t>
      </w:r>
      <w:r w:rsidR="0067181D" w:rsidRPr="00201E73">
        <w:rPr>
          <w:bCs/>
        </w:rPr>
        <w:t xml:space="preserve"> (HAO, 2018</w:t>
      </w:r>
      <w:del w:id="459" w:author="Sergio Di Fiore" w:date="2021-09-01T15:02:00Z">
        <w:r w:rsidR="0067181D" w:rsidRPr="00201E73" w:rsidDel="00556124">
          <w:rPr>
            <w:bCs/>
          </w:rPr>
          <w:delText>; GOMES, 2020</w:delText>
        </w:r>
      </w:del>
      <w:r w:rsidR="0067181D" w:rsidRPr="00201E73">
        <w:rPr>
          <w:bCs/>
        </w:rPr>
        <w:t>)</w:t>
      </w:r>
      <w:r w:rsidRPr="00201E73">
        <w:rPr>
          <w:bCs/>
        </w:rPr>
        <w:t>.</w:t>
      </w:r>
      <w:ins w:id="460" w:author="ADRIANE BELLUCI BELORIO DE CASTRO" w:date="2021-08-04T14:39:00Z">
        <w:r w:rsidR="00ED6C2A" w:rsidRPr="00201E73">
          <w:rPr>
            <w:bCs/>
          </w:rPr>
          <w:t xml:space="preserve"> É</w:t>
        </w:r>
      </w:ins>
      <w:del w:id="461" w:author="ADRIANE BELLUCI BELORIO DE CASTRO" w:date="2021-08-04T14:39:00Z">
        <w:r w:rsidRPr="00201E73" w:rsidDel="00ED6C2A">
          <w:rPr>
            <w:bCs/>
          </w:rPr>
          <w:delText xml:space="preserve"> O que é</w:delText>
        </w:r>
      </w:del>
      <w:r w:rsidRPr="00201E73">
        <w:rPr>
          <w:bCs/>
        </w:rPr>
        <w:t xml:space="preserve"> importante ressaltar que, ao contrário do modelo computacional tradicional, no qual o sistema é instruído passo a passo como processar, a IA aprende por si só.</w:t>
      </w:r>
    </w:p>
    <w:p w14:paraId="6CC27622" w14:textId="4E4C56A6" w:rsidR="00F639F1" w:rsidRPr="00201E73" w:rsidRDefault="00F639F1" w:rsidP="00F639F1">
      <w:pPr>
        <w:pStyle w:val="PargrafodaLista"/>
        <w:rPr>
          <w:bCs/>
        </w:rPr>
      </w:pPr>
      <w:del w:id="462" w:author="Sergio Di Fiore" w:date="2021-09-01T08:33:00Z">
        <w:r w:rsidRPr="00201E73" w:rsidDel="00CE571B">
          <w:rPr>
            <w:bCs/>
          </w:rPr>
          <w:delText>Ma</w:delText>
        </w:r>
      </w:del>
      <w:del w:id="463" w:author="ADRIANE BELLUCI BELORIO DE CASTRO" w:date="2021-08-04T14:39:00Z">
        <w:r w:rsidRPr="00201E73" w:rsidDel="00ED6C2A">
          <w:rPr>
            <w:bCs/>
          </w:rPr>
          <w:delText>i</w:delText>
        </w:r>
      </w:del>
      <w:del w:id="464" w:author="Sergio Di Fiore" w:date="2021-09-01T08:33:00Z">
        <w:r w:rsidRPr="00201E73" w:rsidDel="00CE571B">
          <w:rPr>
            <w:bCs/>
          </w:rPr>
          <w:delText>s</w:delText>
        </w:r>
      </w:del>
      <w:ins w:id="465" w:author="ADRIANE BELLUCI BELORIO DE CASTRO" w:date="2021-08-04T14:40:00Z">
        <w:del w:id="466" w:author="Sergio Di Fiore" w:date="2021-09-01T08:33:00Z">
          <w:r w:rsidR="00ED6C2A" w:rsidRPr="00201E73" w:rsidDel="00CE571B">
            <w:rPr>
              <w:bCs/>
            </w:rPr>
            <w:delText>(</w:delText>
          </w:r>
        </w:del>
        <w:r w:rsidR="00ED6C2A" w:rsidRPr="00201E73">
          <w:rPr>
            <w:bCs/>
          </w:rPr>
          <w:t>Entretanto</w:t>
        </w:r>
        <w:del w:id="467" w:author="Sergio Di Fiore" w:date="2021-09-01T08:33:00Z">
          <w:r w:rsidR="00ED6C2A" w:rsidRPr="00201E73" w:rsidDel="00CE571B">
            <w:rPr>
              <w:bCs/>
            </w:rPr>
            <w:delText>)</w:delText>
          </w:r>
        </w:del>
      </w:ins>
      <w:r w:rsidRPr="00201E73">
        <w:rPr>
          <w:bCs/>
        </w:rPr>
        <w:t>, os sistemas de IA trabalham em modelos que simulam o funcionamento do sistema nervoso</w:t>
      </w:r>
      <w:ins w:id="468" w:author="Sergio Di Fiore" w:date="2021-09-01T08:33:00Z">
        <w:r w:rsidR="00CE571B" w:rsidRPr="00201E73">
          <w:rPr>
            <w:bCs/>
          </w:rPr>
          <w:t xml:space="preserve"> animal</w:t>
        </w:r>
      </w:ins>
      <w:r w:rsidRPr="00201E73">
        <w:rPr>
          <w:bCs/>
        </w:rPr>
        <w:t xml:space="preserve">, particular inspiração vinda do cérebro humano. No cérebro, células nervosas (neurônios) processam um pacote de informações e </w:t>
      </w:r>
      <w:del w:id="469" w:author="Sergio Di Fiore" w:date="2021-09-01T08:33:00Z">
        <w:r w:rsidR="0067181D" w:rsidRPr="00201E73" w:rsidDel="003B1F65">
          <w:rPr>
            <w:bCs/>
          </w:rPr>
          <w:delText>transmite</w:delText>
        </w:r>
      </w:del>
      <w:ins w:id="470" w:author="ADRIANE BELLUCI BELORIO DE CASTRO" w:date="2021-08-04T14:40:00Z">
        <w:del w:id="471" w:author="Sergio Di Fiore" w:date="2021-09-01T08:33:00Z">
          <w:r w:rsidR="00ED6C2A" w:rsidRPr="00201E73" w:rsidDel="003B1F65">
            <w:rPr>
              <w:bCs/>
            </w:rPr>
            <w:delText>m</w:delText>
          </w:r>
        </w:del>
      </w:ins>
      <w:ins w:id="472" w:author="Sergio Di Fiore" w:date="2021-09-01T08:33:00Z">
        <w:r w:rsidR="003B1F65" w:rsidRPr="00201E73">
          <w:rPr>
            <w:bCs/>
          </w:rPr>
          <w:t>transmite</w:t>
        </w:r>
      </w:ins>
      <w:r w:rsidRPr="00201E73">
        <w:rPr>
          <w:bCs/>
        </w:rPr>
        <w:t xml:space="preserve"> para uma camada sucessiva de neurônios que continuam o processamento</w:t>
      </w:r>
      <w:del w:id="473" w:author="ADRIANE BELLUCI BELORIO DE CASTRO" w:date="2021-08-04T14:40:00Z">
        <w:r w:rsidRPr="00201E73" w:rsidDel="00ED6C2A">
          <w:rPr>
            <w:bCs/>
          </w:rPr>
          <w:delText>,</w:delText>
        </w:r>
      </w:del>
      <w:r w:rsidRPr="00201E73">
        <w:rPr>
          <w:bCs/>
        </w:rPr>
        <w:t xml:space="preserve"> até que</w:t>
      </w:r>
      <w:ins w:id="474" w:author="ADRIANE BELLUCI BELORIO DE CASTRO" w:date="2021-08-04T14:40:00Z">
        <w:r w:rsidR="00ED6C2A" w:rsidRPr="00201E73">
          <w:rPr>
            <w:bCs/>
          </w:rPr>
          <w:t>,</w:t>
        </w:r>
      </w:ins>
      <w:r w:rsidRPr="00201E73">
        <w:rPr>
          <w:bCs/>
        </w:rPr>
        <w:t xml:space="preserve"> em algum ponto posterior da cadeia</w:t>
      </w:r>
      <w:ins w:id="475" w:author="ADRIANE BELLUCI BELORIO DE CASTRO" w:date="2021-08-04T14:40:00Z">
        <w:r w:rsidR="00ED6C2A" w:rsidRPr="00201E73">
          <w:rPr>
            <w:bCs/>
          </w:rPr>
          <w:t>,</w:t>
        </w:r>
      </w:ins>
      <w:r w:rsidRPr="00201E73">
        <w:rPr>
          <w:bCs/>
        </w:rPr>
        <w:t xml:space="preserve"> o pensamento é produzido (Figura </w:t>
      </w:r>
      <w:ins w:id="476" w:author="Sergio Di Fiore" w:date="2021-09-05T10:09:00Z">
        <w:r w:rsidR="00020617" w:rsidRPr="00201E73">
          <w:rPr>
            <w:bCs/>
          </w:rPr>
          <w:t>2</w:t>
        </w:r>
      </w:ins>
      <w:del w:id="477" w:author="Sergio Di Fiore" w:date="2021-09-05T10:09:00Z">
        <w:r w:rsidRPr="00201E73" w:rsidDel="00020617">
          <w:rPr>
            <w:bCs/>
          </w:rPr>
          <w:delText>1</w:delText>
        </w:r>
      </w:del>
      <w:r w:rsidRPr="00201E73">
        <w:rPr>
          <w:bCs/>
        </w:rPr>
        <w:t>).</w:t>
      </w:r>
    </w:p>
    <w:p w14:paraId="7BC70413" w14:textId="004E77E6" w:rsidR="00763751" w:rsidRPr="00201E73" w:rsidDel="00FC4197" w:rsidRDefault="00763751" w:rsidP="00F639F1">
      <w:pPr>
        <w:pStyle w:val="PargrafodaLista"/>
        <w:jc w:val="center"/>
        <w:rPr>
          <w:del w:id="478" w:author="Sergio Di Fiore" w:date="2021-09-05T16:17:00Z"/>
          <w:bCs/>
        </w:rPr>
      </w:pPr>
    </w:p>
    <w:p w14:paraId="1CB03E56" w14:textId="7C2735FF" w:rsidR="00F639F1" w:rsidRPr="00201E73" w:rsidDel="009A156D" w:rsidRDefault="00F639F1" w:rsidP="00F639F1">
      <w:pPr>
        <w:pStyle w:val="PargrafodaLista"/>
        <w:jc w:val="center"/>
        <w:rPr>
          <w:del w:id="479" w:author="Sergio Di Fiore" w:date="2021-09-01T16:26:00Z"/>
          <w:bCs/>
        </w:rPr>
      </w:pPr>
      <w:del w:id="480" w:author="Sergio Di Fiore" w:date="2021-09-01T16:26:00Z">
        <w:r w:rsidRPr="00201E73" w:rsidDel="009A156D">
          <w:rPr>
            <w:bCs/>
          </w:rPr>
          <w:delText>Figura 1. Dois neurônios transmitindo impulso nervoso por meio de sinapse</w:delText>
        </w:r>
      </w:del>
    </w:p>
    <w:p w14:paraId="7440ACEA" w14:textId="074F7F8F" w:rsidR="0067181D" w:rsidRPr="00201E73" w:rsidDel="009A156D" w:rsidRDefault="0067181D" w:rsidP="00F639F1">
      <w:pPr>
        <w:pStyle w:val="PargrafodaLista"/>
        <w:jc w:val="center"/>
        <w:rPr>
          <w:del w:id="481" w:author="Sergio Di Fiore" w:date="2021-09-01T16:26:00Z"/>
          <w:bCs/>
        </w:rPr>
      </w:pPr>
    </w:p>
    <w:p w14:paraId="443B7285" w14:textId="08265475" w:rsidR="009A156D" w:rsidRPr="001F752C" w:rsidRDefault="009A156D">
      <w:pPr>
        <w:pStyle w:val="Legenda"/>
        <w:keepNext/>
        <w:jc w:val="center"/>
        <w:rPr>
          <w:ins w:id="482" w:author="Sergio Di Fiore" w:date="2021-09-01T16:26:00Z"/>
        </w:rPr>
        <w:pPrChange w:id="483" w:author="Sergio Di Fiore" w:date="2021-09-01T16:26:00Z">
          <w:pPr>
            <w:pStyle w:val="Legenda"/>
          </w:pPr>
        </w:pPrChange>
      </w:pPr>
      <w:ins w:id="484" w:author="Sergio Di Fiore" w:date="2021-09-01T16:26:00Z">
        <w:r w:rsidRPr="00201E73">
          <w:t xml:space="preserve">Figura </w:t>
        </w:r>
        <w:r w:rsidRPr="001F752C">
          <w:fldChar w:fldCharType="begin"/>
        </w:r>
        <w:r w:rsidRPr="00201E73">
          <w:instrText xml:space="preserve"> SEQ Figura \* ARABIC </w:instrText>
        </w:r>
      </w:ins>
      <w:r w:rsidRPr="001F752C">
        <w:fldChar w:fldCharType="separate"/>
      </w:r>
      <w:ins w:id="485" w:author="Sergio Di Fiore" w:date="2021-09-05T17:25:00Z">
        <w:r w:rsidR="00201E73">
          <w:rPr>
            <w:noProof/>
          </w:rPr>
          <w:t>2</w:t>
        </w:r>
      </w:ins>
      <w:ins w:id="486" w:author="Sergio Di Fiore" w:date="2021-09-01T16:26:00Z">
        <w:r w:rsidRPr="001F752C">
          <w:fldChar w:fldCharType="end"/>
        </w:r>
        <w:r w:rsidRPr="009D51D6">
          <w:t xml:space="preserve">. Dois </w:t>
        </w:r>
        <w:r w:rsidRPr="001F752C">
          <w:t>neurônios transmitindo um impulso nervoso</w:t>
        </w:r>
      </w:ins>
    </w:p>
    <w:p w14:paraId="30543718" w14:textId="77777777" w:rsidR="00F639F1" w:rsidRPr="009D51D6" w:rsidRDefault="00F639F1" w:rsidP="00F639F1">
      <w:pPr>
        <w:pStyle w:val="PargrafodaLista"/>
        <w:jc w:val="center"/>
        <w:rPr>
          <w:bCs/>
        </w:rPr>
      </w:pPr>
      <w:r w:rsidRPr="00CA58E6">
        <w:rPr>
          <w:noProof/>
          <w:rPrChange w:id="487" w:author="Sergio Di Fiore" w:date="2021-09-05T17:01:00Z">
            <w:rPr>
              <w:noProof/>
            </w:rPr>
          </w:rPrChange>
        </w:rPr>
        <w:drawing>
          <wp:inline distT="0" distB="0" distL="0" distR="0" wp14:anchorId="30DA00B1" wp14:editId="701A64F3">
            <wp:extent cx="4132247" cy="1622663"/>
            <wp:effectExtent l="0" t="0" r="1905"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34249" cy="1623449"/>
                    </a:xfrm>
                    <a:prstGeom prst="rect">
                      <a:avLst/>
                    </a:prstGeom>
                    <a:noFill/>
                    <a:ln>
                      <a:noFill/>
                    </a:ln>
                  </pic:spPr>
                </pic:pic>
              </a:graphicData>
            </a:graphic>
          </wp:inline>
        </w:drawing>
      </w:r>
    </w:p>
    <w:p w14:paraId="1E4AC42B" w14:textId="0FDD579C" w:rsidR="0067181D" w:rsidRPr="001F752C" w:rsidDel="009A156D" w:rsidRDefault="0067181D" w:rsidP="00F639F1">
      <w:pPr>
        <w:pStyle w:val="PargrafodaLista"/>
        <w:jc w:val="center"/>
        <w:rPr>
          <w:del w:id="488" w:author="Sergio Di Fiore" w:date="2021-09-01T16:27:00Z"/>
          <w:bCs/>
          <w:szCs w:val="24"/>
        </w:rPr>
      </w:pPr>
    </w:p>
    <w:p w14:paraId="29D262FF" w14:textId="3104EF9B" w:rsidR="00F639F1" w:rsidRPr="00CA58E6" w:rsidDel="009A156D" w:rsidRDefault="00F639F1" w:rsidP="00F639F1">
      <w:pPr>
        <w:pStyle w:val="PargrafodaLista"/>
        <w:jc w:val="center"/>
        <w:rPr>
          <w:del w:id="489" w:author="Sergio Di Fiore" w:date="2021-09-01T16:27:00Z"/>
          <w:rStyle w:val="PargrafodaListaChar"/>
          <w:sz w:val="22"/>
          <w:szCs w:val="22"/>
          <w:rPrChange w:id="490" w:author="Sergio Di Fiore" w:date="2021-09-05T17:01:00Z">
            <w:rPr>
              <w:del w:id="491" w:author="Sergio Di Fiore" w:date="2021-09-01T16:27:00Z"/>
              <w:bCs/>
              <w:szCs w:val="24"/>
            </w:rPr>
          </w:rPrChange>
        </w:rPr>
      </w:pPr>
      <w:del w:id="492" w:author="Sergio Di Fiore" w:date="2021-09-01T16:27:00Z">
        <w:r w:rsidRPr="00CA58E6" w:rsidDel="009A156D">
          <w:rPr>
            <w:rStyle w:val="PargrafodaListaChar"/>
            <w:sz w:val="22"/>
            <w:szCs w:val="22"/>
            <w:rPrChange w:id="493" w:author="Sergio Di Fiore" w:date="2021-09-05T17:01:00Z">
              <w:rPr>
                <w:bCs/>
                <w:szCs w:val="24"/>
              </w:rPr>
            </w:rPrChange>
          </w:rPr>
          <w:delText xml:space="preserve">Fonte: </w:delText>
        </w:r>
        <w:commentRangeStart w:id="494"/>
        <w:commentRangeStart w:id="495"/>
        <w:r w:rsidR="00C515F6" w:rsidRPr="00CA58E6" w:rsidDel="009A156D">
          <w:rPr>
            <w:sz w:val="22"/>
            <w:szCs w:val="22"/>
            <w:rPrChange w:id="496" w:author="Sergio Di Fiore" w:date="2021-09-05T17:01:00Z">
              <w:rPr/>
            </w:rPrChange>
          </w:rPr>
          <w:fldChar w:fldCharType="begin"/>
        </w:r>
        <w:r w:rsidR="00C515F6" w:rsidRPr="00CA58E6" w:rsidDel="009A156D">
          <w:rPr>
            <w:sz w:val="22"/>
            <w:szCs w:val="22"/>
            <w:rPrChange w:id="497" w:author="Sergio Di Fiore" w:date="2021-09-05T17:01:00Z">
              <w:rPr/>
            </w:rPrChange>
          </w:rPr>
          <w:delInstrText xml:space="preserve"> HYPERLINK "https://www.scielo.br/" </w:delInstrText>
        </w:r>
        <w:r w:rsidR="00C515F6" w:rsidRPr="00CA58E6" w:rsidDel="009A156D">
          <w:rPr>
            <w:sz w:val="22"/>
            <w:szCs w:val="22"/>
            <w:rPrChange w:id="498" w:author="Sergio Di Fiore" w:date="2021-09-05T17:01:00Z">
              <w:rPr>
                <w:rStyle w:val="Hyperlink"/>
                <w:szCs w:val="24"/>
              </w:rPr>
            </w:rPrChange>
          </w:rPr>
          <w:fldChar w:fldCharType="separate"/>
        </w:r>
        <w:r w:rsidRPr="00CA58E6" w:rsidDel="009A156D">
          <w:rPr>
            <w:rStyle w:val="Hyperlink"/>
            <w:sz w:val="22"/>
            <w:szCs w:val="22"/>
            <w:rPrChange w:id="499" w:author="Sergio Di Fiore" w:date="2021-09-05T17:01:00Z">
              <w:rPr>
                <w:rStyle w:val="Hyperlink"/>
                <w:szCs w:val="24"/>
              </w:rPr>
            </w:rPrChange>
          </w:rPr>
          <w:delText>https://www.scielo.br/</w:delText>
        </w:r>
        <w:r w:rsidR="00C515F6" w:rsidRPr="00CA58E6" w:rsidDel="009A156D">
          <w:rPr>
            <w:rStyle w:val="Hyperlink"/>
            <w:sz w:val="22"/>
            <w:szCs w:val="22"/>
            <w:rPrChange w:id="500" w:author="Sergio Di Fiore" w:date="2021-09-05T17:01:00Z">
              <w:rPr>
                <w:rStyle w:val="Hyperlink"/>
                <w:szCs w:val="24"/>
              </w:rPr>
            </w:rPrChange>
          </w:rPr>
          <w:fldChar w:fldCharType="end"/>
        </w:r>
        <w:commentRangeEnd w:id="494"/>
        <w:r w:rsidR="004C51DB" w:rsidRPr="00CA58E6" w:rsidDel="009A156D">
          <w:rPr>
            <w:rStyle w:val="PargrafodaListaChar"/>
            <w:sz w:val="22"/>
            <w:szCs w:val="22"/>
            <w:rPrChange w:id="501" w:author="Sergio Di Fiore" w:date="2021-09-05T17:01:00Z">
              <w:rPr>
                <w:rStyle w:val="Refdecomentrio"/>
              </w:rPr>
            </w:rPrChange>
          </w:rPr>
          <w:commentReference w:id="494"/>
        </w:r>
        <w:commentRangeEnd w:id="495"/>
        <w:r w:rsidR="002478B8" w:rsidRPr="00CA58E6" w:rsidDel="009A156D">
          <w:rPr>
            <w:rStyle w:val="Refdecomentrio"/>
            <w:sz w:val="22"/>
            <w:szCs w:val="22"/>
            <w:rPrChange w:id="502" w:author="Sergio Di Fiore" w:date="2021-09-05T17:01:00Z">
              <w:rPr>
                <w:rStyle w:val="Refdecomentrio"/>
              </w:rPr>
            </w:rPrChange>
          </w:rPr>
          <w:commentReference w:id="495"/>
        </w:r>
      </w:del>
    </w:p>
    <w:p w14:paraId="072C8ADC" w14:textId="77777777" w:rsidR="00F639F1" w:rsidRPr="009D51D6" w:rsidRDefault="00F639F1" w:rsidP="00F639F1">
      <w:pPr>
        <w:pStyle w:val="PargrafodaLista"/>
        <w:rPr>
          <w:bCs/>
        </w:rPr>
      </w:pPr>
    </w:p>
    <w:p w14:paraId="52D7D291" w14:textId="3206D02C" w:rsidR="00F639F1" w:rsidRPr="00201E73" w:rsidRDefault="00903632" w:rsidP="00F639F1">
      <w:pPr>
        <w:pStyle w:val="PargrafodaLista"/>
        <w:rPr>
          <w:bCs/>
        </w:rPr>
      </w:pPr>
      <w:r w:rsidRPr="001F752C">
        <w:rPr>
          <w:bCs/>
        </w:rPr>
        <w:t>Analogicamente</w:t>
      </w:r>
      <w:r w:rsidR="00F639F1" w:rsidRPr="001F752C">
        <w:rPr>
          <w:bCs/>
        </w:rPr>
        <w:t xml:space="preserve">, unidades computacionais básicas, justamente denominadas “neurônios artificiais”, ou simplesmente “nós”, serão </w:t>
      </w:r>
      <w:r w:rsidR="00F639F1" w:rsidRPr="009C7944">
        <w:rPr>
          <w:bCs/>
        </w:rPr>
        <w:t>responsáveis por um certo nível de processamento e em seguida transmite os resultado para um seguinte neurônio artificial, que por sua vez também será responsável por alguma unidade de processamento.</w:t>
      </w:r>
    </w:p>
    <w:p w14:paraId="3CB5EACE" w14:textId="61A4FD89" w:rsidR="00F639F1" w:rsidRPr="001F752C" w:rsidRDefault="00F639F1" w:rsidP="00F639F1">
      <w:pPr>
        <w:pStyle w:val="PargrafodaLista"/>
        <w:rPr>
          <w:bCs/>
        </w:rPr>
      </w:pPr>
      <w:r w:rsidRPr="00201E73">
        <w:rPr>
          <w:bCs/>
        </w:rPr>
        <w:t xml:space="preserve">A Figura </w:t>
      </w:r>
      <w:ins w:id="503" w:author="Sergio Di Fiore" w:date="2021-09-05T10:09:00Z">
        <w:r w:rsidR="00020617" w:rsidRPr="00201E73">
          <w:rPr>
            <w:bCs/>
          </w:rPr>
          <w:t>3</w:t>
        </w:r>
      </w:ins>
      <w:del w:id="504" w:author="Sergio Di Fiore" w:date="2021-09-05T10:09:00Z">
        <w:r w:rsidRPr="00201E73" w:rsidDel="00020617">
          <w:rPr>
            <w:bCs/>
          </w:rPr>
          <w:delText>2</w:delText>
        </w:r>
      </w:del>
      <w:r w:rsidRPr="00201E73">
        <w:rPr>
          <w:bCs/>
        </w:rPr>
        <w:t xml:space="preserve"> apresenta esquematicamente um neurônio artificial, ou simplesmente um nó de </w:t>
      </w:r>
      <w:r w:rsidR="00903632" w:rsidRPr="00201E73">
        <w:rPr>
          <w:bCs/>
        </w:rPr>
        <w:t>dessa</w:t>
      </w:r>
      <w:r w:rsidRPr="00201E73">
        <w:rPr>
          <w:bCs/>
        </w:rPr>
        <w:t xml:space="preserve"> rede neural. Para as entradas (x</w:t>
      </w:r>
      <w:r w:rsidRPr="00201E73">
        <w:rPr>
          <w:bCs/>
          <w:vertAlign w:val="subscript"/>
        </w:rPr>
        <w:t>1</w:t>
      </w:r>
      <w:r w:rsidRPr="00201E73">
        <w:rPr>
          <w:bCs/>
        </w:rPr>
        <w:t>, x</w:t>
      </w:r>
      <w:r w:rsidRPr="00201E73">
        <w:rPr>
          <w:bCs/>
          <w:vertAlign w:val="subscript"/>
        </w:rPr>
        <w:t>2</w:t>
      </w:r>
      <w:r w:rsidRPr="00201E73">
        <w:rPr>
          <w:bCs/>
        </w:rPr>
        <w:t xml:space="preserve">, ..., </w:t>
      </w:r>
      <w:proofErr w:type="spellStart"/>
      <w:r w:rsidRPr="00201E73">
        <w:rPr>
          <w:bCs/>
        </w:rPr>
        <w:t>x</w:t>
      </w:r>
      <w:r w:rsidRPr="00201E73">
        <w:rPr>
          <w:bCs/>
          <w:vertAlign w:val="subscript"/>
        </w:rPr>
        <w:t>n</w:t>
      </w:r>
      <w:proofErr w:type="spellEnd"/>
      <w:r w:rsidRPr="00201E73">
        <w:rPr>
          <w:bCs/>
        </w:rPr>
        <w:t>) são atribuídos respectivos pesos (w</w:t>
      </w:r>
      <w:r w:rsidRPr="00201E73">
        <w:rPr>
          <w:bCs/>
          <w:vertAlign w:val="subscript"/>
        </w:rPr>
        <w:t>1</w:t>
      </w:r>
      <w:r w:rsidRPr="00201E73">
        <w:rPr>
          <w:bCs/>
        </w:rPr>
        <w:t>, w</w:t>
      </w:r>
      <w:r w:rsidRPr="00201E73">
        <w:rPr>
          <w:bCs/>
          <w:vertAlign w:val="subscript"/>
        </w:rPr>
        <w:t>2</w:t>
      </w:r>
      <w:r w:rsidRPr="00201E73">
        <w:rPr>
          <w:bCs/>
        </w:rPr>
        <w:t xml:space="preserve">, ..., </w:t>
      </w:r>
      <w:proofErr w:type="spellStart"/>
      <w:r w:rsidRPr="00201E73">
        <w:rPr>
          <w:bCs/>
        </w:rPr>
        <w:t>w</w:t>
      </w:r>
      <w:r w:rsidRPr="00201E73">
        <w:rPr>
          <w:bCs/>
          <w:vertAlign w:val="subscript"/>
        </w:rPr>
        <w:t>n</w:t>
      </w:r>
      <w:proofErr w:type="spellEnd"/>
      <w:r w:rsidRPr="00201E73">
        <w:rPr>
          <w:bCs/>
        </w:rPr>
        <w:t>) que serão processados por um determinado algoritmo (função de transferência) e o seu resultado comparado a um certo limite predeterminado. Excedido esse limite</w:t>
      </w:r>
      <w:ins w:id="505" w:author="ADRIANE BELLUCI BELORIO DE CASTRO" w:date="2021-08-04T14:41:00Z">
        <w:r w:rsidR="00ED6C2A" w:rsidRPr="00201E73">
          <w:rPr>
            <w:bCs/>
          </w:rPr>
          <w:t>,</w:t>
        </w:r>
      </w:ins>
      <w:r w:rsidRPr="00201E73">
        <w:rPr>
          <w:bCs/>
        </w:rPr>
        <w:t xml:space="preserve"> a saída terá um determinado valor</w:t>
      </w:r>
      <w:commentRangeStart w:id="506"/>
      <w:r w:rsidRPr="00201E73">
        <w:rPr>
          <w:bCs/>
        </w:rPr>
        <w:t xml:space="preserve">, e outro se não, </w:t>
      </w:r>
      <w:commentRangeEnd w:id="506"/>
      <w:r w:rsidR="00ED6C2A" w:rsidRPr="009D51D6">
        <w:rPr>
          <w:rStyle w:val="Refdecomentrio"/>
          <w:rFonts w:eastAsiaTheme="minorHAnsi" w:cstheme="minorBidi"/>
          <w:lang w:eastAsia="en-US"/>
        </w:rPr>
        <w:commentReference w:id="506"/>
      </w:r>
      <w:r w:rsidRPr="009D51D6">
        <w:rPr>
          <w:bCs/>
        </w:rPr>
        <w:t>tendencialmente zero.</w:t>
      </w:r>
    </w:p>
    <w:p w14:paraId="4273C0B1" w14:textId="77840547" w:rsidR="0067181D" w:rsidRPr="001F752C" w:rsidDel="00596CA5" w:rsidRDefault="0067181D" w:rsidP="00F639F1">
      <w:pPr>
        <w:pStyle w:val="PargrafodaLista"/>
        <w:rPr>
          <w:del w:id="507" w:author="Sergio Di Fiore" w:date="2021-09-05T10:43:00Z"/>
          <w:bCs/>
        </w:rPr>
      </w:pPr>
    </w:p>
    <w:p w14:paraId="037F8C96" w14:textId="146CF24A" w:rsidR="00E62C4E" w:rsidRPr="00201E73" w:rsidDel="00571CAB" w:rsidRDefault="00F639F1" w:rsidP="0067181D">
      <w:pPr>
        <w:spacing w:after="160" w:line="259" w:lineRule="auto"/>
        <w:ind w:firstLine="0"/>
        <w:jc w:val="center"/>
        <w:rPr>
          <w:del w:id="508" w:author="Sergio Di Fiore" w:date="2021-09-01T16:27:00Z"/>
          <w:bCs/>
        </w:rPr>
      </w:pPr>
      <w:del w:id="509" w:author="Sergio Di Fiore" w:date="2021-09-01T16:27:00Z">
        <w:r w:rsidRPr="001F752C" w:rsidDel="00571CAB">
          <w:rPr>
            <w:bCs/>
          </w:rPr>
          <w:delText>Figura 2. Neurônio artificial</w:delText>
        </w:r>
      </w:del>
    </w:p>
    <w:p w14:paraId="4F41156E" w14:textId="77777777" w:rsidR="00E62C4E" w:rsidRPr="00201E73" w:rsidRDefault="00E62C4E" w:rsidP="00F639F1">
      <w:pPr>
        <w:pStyle w:val="PargrafodaLista"/>
        <w:jc w:val="center"/>
        <w:rPr>
          <w:bCs/>
        </w:rPr>
      </w:pPr>
    </w:p>
    <w:p w14:paraId="6EE1529E" w14:textId="785D16BE" w:rsidR="00571CAB" w:rsidRPr="001F752C" w:rsidRDefault="00571CAB">
      <w:pPr>
        <w:pStyle w:val="Legenda"/>
        <w:keepNext/>
        <w:jc w:val="center"/>
        <w:rPr>
          <w:ins w:id="510" w:author="Sergio Di Fiore" w:date="2021-09-01T16:27:00Z"/>
        </w:rPr>
        <w:pPrChange w:id="511" w:author="Sergio Di Fiore" w:date="2021-09-01T16:27:00Z">
          <w:pPr>
            <w:pStyle w:val="Legenda"/>
          </w:pPr>
        </w:pPrChange>
      </w:pPr>
      <w:ins w:id="512" w:author="Sergio Di Fiore" w:date="2021-09-01T16:27:00Z">
        <w:r w:rsidRPr="00201E73">
          <w:t xml:space="preserve">Figura </w:t>
        </w:r>
        <w:r w:rsidRPr="001F752C">
          <w:fldChar w:fldCharType="begin"/>
        </w:r>
        <w:r w:rsidRPr="00201E73">
          <w:instrText xml:space="preserve"> SEQ Figura \* ARABIC </w:instrText>
        </w:r>
      </w:ins>
      <w:r w:rsidRPr="001F752C">
        <w:fldChar w:fldCharType="separate"/>
      </w:r>
      <w:ins w:id="513" w:author="Sergio Di Fiore" w:date="2021-09-05T17:25:00Z">
        <w:r w:rsidR="00201E73">
          <w:rPr>
            <w:noProof/>
          </w:rPr>
          <w:t>3</w:t>
        </w:r>
      </w:ins>
      <w:ins w:id="514" w:author="Sergio Di Fiore" w:date="2021-09-01T16:27:00Z">
        <w:r w:rsidRPr="001F752C">
          <w:fldChar w:fldCharType="end"/>
        </w:r>
        <w:r w:rsidRPr="009D51D6">
          <w:t xml:space="preserve">. </w:t>
        </w:r>
        <w:r w:rsidRPr="001F752C">
          <w:t>Neurônio artificial</w:t>
        </w:r>
      </w:ins>
    </w:p>
    <w:p w14:paraId="0EE00CFB" w14:textId="77777777" w:rsidR="00F639F1" w:rsidRPr="009D51D6" w:rsidRDefault="00F639F1" w:rsidP="00F639F1">
      <w:pPr>
        <w:pStyle w:val="PargrafodaLista"/>
        <w:jc w:val="center"/>
        <w:rPr>
          <w:bCs/>
        </w:rPr>
      </w:pPr>
      <w:r w:rsidRPr="00CA58E6">
        <w:rPr>
          <w:bCs/>
          <w:noProof/>
          <w:rPrChange w:id="515" w:author="Sergio Di Fiore" w:date="2021-09-05T17:01:00Z">
            <w:rPr>
              <w:bCs/>
              <w:noProof/>
            </w:rPr>
          </w:rPrChange>
        </w:rPr>
        <w:drawing>
          <wp:inline distT="0" distB="0" distL="0" distR="0" wp14:anchorId="1BBEEE4A" wp14:editId="56578498">
            <wp:extent cx="3905250" cy="1704975"/>
            <wp:effectExtent l="0" t="0" r="0" b="0"/>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05250" cy="1704975"/>
                    </a:xfrm>
                    <a:prstGeom prst="rect">
                      <a:avLst/>
                    </a:prstGeom>
                    <a:noFill/>
                    <a:ln>
                      <a:noFill/>
                    </a:ln>
                  </pic:spPr>
                </pic:pic>
              </a:graphicData>
            </a:graphic>
          </wp:inline>
        </w:drawing>
      </w:r>
    </w:p>
    <w:p w14:paraId="445EC1DD" w14:textId="49A541F0" w:rsidR="00F639F1" w:rsidRPr="00201E73" w:rsidDel="00571CAB" w:rsidRDefault="00F639F1" w:rsidP="00F639F1">
      <w:pPr>
        <w:pStyle w:val="PargrafodaLista"/>
        <w:jc w:val="center"/>
        <w:rPr>
          <w:del w:id="516" w:author="Sergio Di Fiore" w:date="2021-09-01T16:27:00Z"/>
          <w:bCs/>
          <w:szCs w:val="24"/>
        </w:rPr>
      </w:pPr>
      <w:del w:id="517" w:author="Sergio Di Fiore" w:date="2021-09-01T16:27:00Z">
        <w:r w:rsidRPr="001F752C" w:rsidDel="00571CAB">
          <w:rPr>
            <w:bCs/>
            <w:szCs w:val="24"/>
          </w:rPr>
          <w:delText xml:space="preserve">Fonte: </w:delText>
        </w:r>
      </w:del>
      <w:ins w:id="518" w:author="ADRIANE BELLUCI BELORIO DE CASTRO" w:date="2021-08-04T14:41:00Z">
        <w:del w:id="519" w:author="Sergio Di Fiore" w:date="2021-09-01T08:36:00Z">
          <w:r w:rsidR="00ED6C2A" w:rsidRPr="00201E73" w:rsidDel="00951A8C">
            <w:rPr>
              <w:bCs/>
              <w:szCs w:val="24"/>
            </w:rPr>
            <w:delText xml:space="preserve">Próprio </w:delText>
          </w:r>
        </w:del>
      </w:ins>
      <w:del w:id="520" w:author="Sergio Di Fiore" w:date="2021-09-01T16:27:00Z">
        <w:r w:rsidRPr="00201E73" w:rsidDel="00571CAB">
          <w:rPr>
            <w:bCs/>
            <w:szCs w:val="24"/>
          </w:rPr>
          <w:delText>Autor</w:delText>
        </w:r>
      </w:del>
    </w:p>
    <w:p w14:paraId="02401C79" w14:textId="63DF6123" w:rsidR="00F639F1" w:rsidRPr="00201E73" w:rsidDel="00571CAB" w:rsidRDefault="00F639F1" w:rsidP="00F639F1">
      <w:pPr>
        <w:pStyle w:val="PargrafodaLista"/>
        <w:jc w:val="center"/>
        <w:rPr>
          <w:del w:id="521" w:author="Sergio Di Fiore" w:date="2021-09-01T16:27:00Z"/>
          <w:bCs/>
          <w:sz w:val="20"/>
        </w:rPr>
      </w:pPr>
    </w:p>
    <w:p w14:paraId="7090F19F" w14:textId="62CBEFA0" w:rsidR="00F639F1" w:rsidRPr="00201E73" w:rsidRDefault="00F639F1" w:rsidP="00F639F1">
      <w:pPr>
        <w:pStyle w:val="PargrafodaLista"/>
        <w:rPr>
          <w:bCs/>
        </w:rPr>
      </w:pPr>
      <w:r w:rsidRPr="00201E73">
        <w:rPr>
          <w:bCs/>
        </w:rPr>
        <w:t xml:space="preserve">Coincidentemente, o modelo de neurônio artificial apresentado já define um padrão de rede neural </w:t>
      </w:r>
      <w:ins w:id="522" w:author="Sergio Di Fiore" w:date="2021-09-01T08:37:00Z">
        <w:r w:rsidR="00E00C9A" w:rsidRPr="00201E73">
          <w:rPr>
            <w:bCs/>
          </w:rPr>
          <w:t xml:space="preserve">anteriormente mencionado, </w:t>
        </w:r>
      </w:ins>
      <w:r w:rsidRPr="00201E73">
        <w:rPr>
          <w:bCs/>
        </w:rPr>
        <w:t xml:space="preserve">chamada Perceptron. Proposto ainda em 1958 por Frank </w:t>
      </w:r>
      <w:proofErr w:type="spellStart"/>
      <w:r w:rsidRPr="00201E73">
        <w:rPr>
          <w:bCs/>
        </w:rPr>
        <w:t>Rosenblatt</w:t>
      </w:r>
      <w:proofErr w:type="spellEnd"/>
      <w:ins w:id="523" w:author="ADRIANE BELLUCI BELORIO DE CASTRO" w:date="2021-08-04T14:42:00Z">
        <w:r w:rsidR="004C51DB" w:rsidRPr="00201E73">
          <w:rPr>
            <w:bCs/>
          </w:rPr>
          <w:t>, o Perceptron</w:t>
        </w:r>
      </w:ins>
      <w:r w:rsidRPr="00201E73">
        <w:rPr>
          <w:bCs/>
        </w:rPr>
        <w:t xml:space="preserve"> pode ser entendido como o mais simples dos modelos de redes neurais</w:t>
      </w:r>
      <w:r w:rsidR="00851AB9" w:rsidRPr="00201E73">
        <w:rPr>
          <w:bCs/>
        </w:rPr>
        <w:t xml:space="preserve"> (DESMEDT, 2019)</w:t>
      </w:r>
      <w:del w:id="524" w:author="Sergio Di Fiore" w:date="2021-09-01T08:38:00Z">
        <w:r w:rsidRPr="00201E73" w:rsidDel="00357316">
          <w:rPr>
            <w:bCs/>
          </w:rPr>
          <w:delText>. Em resumo</w:delText>
        </w:r>
      </w:del>
      <w:r w:rsidRPr="00201E73">
        <w:rPr>
          <w:bCs/>
        </w:rPr>
        <w:t xml:space="preserve">, usado para aprendizado supervisiona uma rede neural de uma única camada. O Perceptron é </w:t>
      </w:r>
      <w:del w:id="525" w:author="Sergio Di Fiore" w:date="2021-09-01T08:38:00Z">
        <w:r w:rsidRPr="00201E73" w:rsidDel="00477327">
          <w:rPr>
            <w:bCs/>
          </w:rPr>
          <w:delText xml:space="preserve">usado </w:delText>
        </w:r>
      </w:del>
      <w:ins w:id="526" w:author="Sergio Di Fiore" w:date="2021-09-01T08:38:00Z">
        <w:r w:rsidR="00477327" w:rsidRPr="00201E73">
          <w:rPr>
            <w:bCs/>
          </w:rPr>
          <w:t xml:space="preserve">empregado </w:t>
        </w:r>
      </w:ins>
      <w:r w:rsidRPr="00201E73">
        <w:rPr>
          <w:bCs/>
        </w:rPr>
        <w:t>para classificar dados entre duas partes, portanto, binária e por esse motivo também é denominado classificador linear binário.</w:t>
      </w:r>
    </w:p>
    <w:p w14:paraId="03924C4A" w14:textId="2A63A87D" w:rsidR="00F639F1" w:rsidRPr="00201E73" w:rsidRDefault="00F639F1" w:rsidP="00F639F1">
      <w:pPr>
        <w:pStyle w:val="PargrafodaLista"/>
        <w:rPr>
          <w:ins w:id="527" w:author="Sergio Di Fiore" w:date="2021-09-05T09:54:00Z"/>
          <w:bCs/>
        </w:rPr>
      </w:pPr>
      <w:r w:rsidRPr="00201E73">
        <w:rPr>
          <w:bCs/>
        </w:rPr>
        <w:t xml:space="preserve">Como é binário, pode-se entender que a sua saída é representada pela Equação 1: </w:t>
      </w:r>
    </w:p>
    <w:p w14:paraId="4C4383C6" w14:textId="77777777" w:rsidR="00D610FE" w:rsidRPr="00201E73" w:rsidRDefault="00D610FE" w:rsidP="00F639F1">
      <w:pPr>
        <w:pStyle w:val="PargrafodaLista"/>
        <w:rPr>
          <w:bCs/>
        </w:rPr>
      </w:pPr>
    </w:p>
    <w:p w14:paraId="6620FF93" w14:textId="60BEC8E8" w:rsidR="00D610FE" w:rsidRPr="00201E73" w:rsidRDefault="00D610FE">
      <w:pPr>
        <w:pStyle w:val="Legenda"/>
        <w:jc w:val="center"/>
        <w:rPr>
          <w:ins w:id="528" w:author="Sergio Di Fiore" w:date="2021-09-05T09:54:00Z"/>
        </w:rPr>
        <w:pPrChange w:id="529" w:author="Sergio Di Fiore" w:date="2021-09-05T09:55:00Z">
          <w:pPr>
            <w:pStyle w:val="Legenda"/>
          </w:pPr>
        </w:pPrChange>
      </w:pPr>
      <w:ins w:id="530" w:author="Sergio Di Fiore" w:date="2021-09-05T09:54:00Z">
        <w:r w:rsidRPr="00201E73">
          <w:t xml:space="preserve">Equação </w:t>
        </w:r>
      </w:ins>
      <w:ins w:id="531" w:author="Sergio Di Fiore" w:date="2021-09-05T09:55:00Z">
        <w:r w:rsidRPr="00201E73">
          <w:t>1</w:t>
        </w:r>
      </w:ins>
      <w:ins w:id="532" w:author="Sergio Di Fiore" w:date="2021-09-05T09:54:00Z">
        <w:r w:rsidRPr="00201E73">
          <w:t>. Cálculo da saída de um neurônio sigmoide</w:t>
        </w:r>
      </w:ins>
    </w:p>
    <w:p w14:paraId="56E796FA" w14:textId="55231DE4" w:rsidR="00B445EF" w:rsidRPr="00201E73" w:rsidDel="00D610FE" w:rsidRDefault="00B445EF" w:rsidP="00F639F1">
      <w:pPr>
        <w:pStyle w:val="PargrafodaLista"/>
        <w:rPr>
          <w:del w:id="533" w:author="Sergio Di Fiore" w:date="2021-09-05T09:54:00Z"/>
          <w:bCs/>
        </w:rPr>
      </w:pPr>
    </w:p>
    <w:p w14:paraId="002A5849" w14:textId="77777777" w:rsidR="00F639F1" w:rsidRPr="009D51D6" w:rsidRDefault="00363137" w:rsidP="00F639F1">
      <w:pPr>
        <w:pStyle w:val="PargrafodaLista"/>
        <w:rPr>
          <w:bCs/>
        </w:rPr>
      </w:pPr>
      <m:oMathPara>
        <m:oMath>
          <m:sSub>
            <m:sSubPr>
              <m:ctrlPr>
                <w:rPr>
                  <w:rFonts w:ascii="Cambria Math" w:hAnsi="Cambria Math"/>
                  <w:bCs/>
                  <w:i/>
                </w:rPr>
              </m:ctrlPr>
            </m:sSubPr>
            <m:e>
              <m:r>
                <w:rPr>
                  <w:rFonts w:ascii="Cambria Math" w:hAnsi="Cambria Math"/>
                </w:rPr>
                <m:t>o</m:t>
              </m:r>
            </m:e>
            <m:sub>
              <m:r>
                <w:rPr>
                  <w:rFonts w:ascii="Cambria Math" w:hAnsi="Cambria Math"/>
                </w:rPr>
                <m:t>j</m:t>
              </m:r>
            </m:sub>
          </m:sSub>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r>
                    <w:rPr>
                      <w:rFonts w:ascii="Cambria Math" w:hAnsi="Cambria Math"/>
                    </w:rPr>
                    <m:t xml:space="preserve">0 se </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w</m:t>
                          </m:r>
                        </m:e>
                        <m:sub>
                          <m:r>
                            <w:rPr>
                              <w:rFonts w:ascii="Cambria Math" w:hAnsi="Cambria Math"/>
                            </w:rPr>
                            <m:t>n</m:t>
                          </m:r>
                        </m:sub>
                      </m:sSub>
                    </m:e>
                  </m:nary>
                  <m:r>
                    <w:rPr>
                      <w:rFonts w:ascii="Cambria Math" w:hAnsi="Cambria Math"/>
                    </w:rPr>
                    <m:t>≤</m:t>
                  </m:r>
                  <m:sSub>
                    <m:sSubPr>
                      <m:ctrlPr>
                        <w:rPr>
                          <w:rFonts w:ascii="Cambria Math" w:hAnsi="Cambria Math"/>
                          <w:bCs/>
                          <w:i/>
                        </w:rPr>
                      </m:ctrlPr>
                    </m:sSubPr>
                    <m:e>
                      <m:r>
                        <m:rPr>
                          <m:sty m:val="p"/>
                        </m:rPr>
                        <w:rPr>
                          <w:rFonts w:ascii="Cambria Math" w:hAnsi="Cambria Math" w:cs="Calibri"/>
                        </w:rPr>
                        <m:t>Θ</m:t>
                      </m:r>
                    </m:e>
                    <m:sub>
                      <m:r>
                        <w:rPr>
                          <w:rFonts w:ascii="Cambria Math" w:hAnsi="Cambria Math"/>
                        </w:rPr>
                        <m:t>j</m:t>
                      </m:r>
                    </m:sub>
                  </m:sSub>
                </m:e>
                <m:e>
                  <m:r>
                    <w:rPr>
                      <w:rFonts w:ascii="Cambria Math" w:hAnsi="Cambria Math"/>
                    </w:rPr>
                    <m:t xml:space="preserve">1 se </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w</m:t>
                          </m:r>
                        </m:e>
                        <m:sub>
                          <m:r>
                            <w:rPr>
                              <w:rFonts w:ascii="Cambria Math" w:hAnsi="Cambria Math"/>
                            </w:rPr>
                            <m:t>n</m:t>
                          </m:r>
                        </m:sub>
                      </m:sSub>
                    </m:e>
                  </m:nary>
                  <m:r>
                    <w:rPr>
                      <w:rFonts w:ascii="Cambria Math" w:hAnsi="Cambria Math"/>
                    </w:rPr>
                    <m:t>&gt;</m:t>
                  </m:r>
                  <m:sSub>
                    <m:sSubPr>
                      <m:ctrlPr>
                        <w:rPr>
                          <w:rFonts w:ascii="Cambria Math" w:hAnsi="Cambria Math"/>
                          <w:bCs/>
                          <w:i/>
                        </w:rPr>
                      </m:ctrlPr>
                    </m:sSubPr>
                    <m:e>
                      <m:r>
                        <m:rPr>
                          <m:sty m:val="p"/>
                        </m:rPr>
                        <w:rPr>
                          <w:rFonts w:ascii="Cambria Math" w:hAnsi="Cambria Math" w:cs="Calibri"/>
                        </w:rPr>
                        <m:t>Θ</m:t>
                      </m:r>
                    </m:e>
                    <m:sub>
                      <m:r>
                        <w:rPr>
                          <w:rFonts w:ascii="Cambria Math" w:hAnsi="Cambria Math"/>
                        </w:rPr>
                        <m:t>j</m:t>
                      </m:r>
                    </m:sub>
                  </m:sSub>
                </m:e>
              </m:eqArr>
            </m:e>
          </m:d>
        </m:oMath>
      </m:oMathPara>
    </w:p>
    <w:p w14:paraId="1322439B" w14:textId="77777777" w:rsidR="00B445EF" w:rsidRPr="001F752C" w:rsidRDefault="00B445EF" w:rsidP="00F639F1">
      <w:pPr>
        <w:pStyle w:val="PargrafodaLista"/>
        <w:rPr>
          <w:bCs/>
        </w:rPr>
      </w:pPr>
    </w:p>
    <w:p w14:paraId="724167B4" w14:textId="342EB658" w:rsidR="00B445EF" w:rsidRPr="00201E73" w:rsidRDefault="00F639F1" w:rsidP="00F639F1">
      <w:pPr>
        <w:pStyle w:val="PargrafodaLista"/>
        <w:rPr>
          <w:bCs/>
        </w:rPr>
      </w:pPr>
      <w:r w:rsidRPr="001F752C">
        <w:rPr>
          <w:bCs/>
        </w:rPr>
        <w:t xml:space="preserve">É evidente que um único nó seria um fator decisório muito básico, motivo pelo qual ele toma </w:t>
      </w:r>
      <w:r w:rsidRPr="009C7944">
        <w:rPr>
          <w:bCs/>
        </w:rPr>
        <w:t>formas mais complexas</w:t>
      </w:r>
      <w:ins w:id="534" w:author="ADRIANE BELLUCI BELORIO DE CASTRO" w:date="2021-08-04T14:42:00Z">
        <w:r w:rsidR="004C51DB" w:rsidRPr="00201E73">
          <w:rPr>
            <w:bCs/>
          </w:rPr>
          <w:t>,</w:t>
        </w:r>
      </w:ins>
      <w:r w:rsidRPr="00201E73">
        <w:rPr>
          <w:bCs/>
        </w:rPr>
        <w:t xml:space="preserve"> conforme ilustrado na Figura </w:t>
      </w:r>
      <w:ins w:id="535" w:author="Sergio Di Fiore" w:date="2021-09-05T10:11:00Z">
        <w:r w:rsidR="00652AFC" w:rsidRPr="00201E73">
          <w:rPr>
            <w:bCs/>
          </w:rPr>
          <w:t xml:space="preserve">4, onde </w:t>
        </w:r>
        <w:r w:rsidR="000D5522" w:rsidRPr="00201E73">
          <w:rPr>
            <w:bCs/>
          </w:rPr>
          <w:t>camadas</w:t>
        </w:r>
        <w:r w:rsidR="00652AFC" w:rsidRPr="00201E73">
          <w:rPr>
            <w:bCs/>
          </w:rPr>
          <w:t xml:space="preserve"> adicionais intermediárias são adicionadas</w:t>
        </w:r>
        <w:r w:rsidR="000D5522" w:rsidRPr="00201E73">
          <w:rPr>
            <w:bCs/>
          </w:rPr>
          <w:t xml:space="preserve">, as ditas camadas ocultas, o que </w:t>
        </w:r>
      </w:ins>
      <w:ins w:id="536" w:author="Sergio Di Fiore" w:date="2021-09-05T16:03:00Z">
        <w:r w:rsidR="002E5340" w:rsidRPr="00201E73">
          <w:rPr>
            <w:bCs/>
          </w:rPr>
          <w:t>passa a c</w:t>
        </w:r>
      </w:ins>
      <w:ins w:id="537" w:author="Sergio Di Fiore" w:date="2021-09-05T10:12:00Z">
        <w:r w:rsidR="000D5522" w:rsidRPr="00201E73">
          <w:rPr>
            <w:bCs/>
          </w:rPr>
          <w:t>onstitui</w:t>
        </w:r>
      </w:ins>
      <w:ins w:id="538" w:author="Sergio Di Fiore" w:date="2021-09-05T16:03:00Z">
        <w:r w:rsidR="002E5340" w:rsidRPr="00201E73">
          <w:rPr>
            <w:bCs/>
          </w:rPr>
          <w:t xml:space="preserve">r as chamadas </w:t>
        </w:r>
      </w:ins>
      <w:ins w:id="539" w:author="Sergio Di Fiore" w:date="2021-09-05T10:11:00Z">
        <w:r w:rsidR="000D5522" w:rsidRPr="00201E73">
          <w:rPr>
            <w:bCs/>
          </w:rPr>
          <w:t>rede neural profunda</w:t>
        </w:r>
      </w:ins>
      <w:ins w:id="540" w:author="Sergio Di Fiore" w:date="2021-09-05T16:03:00Z">
        <w:r w:rsidR="002E5340" w:rsidRPr="00201E73">
          <w:rPr>
            <w:bCs/>
          </w:rPr>
          <w:t>s</w:t>
        </w:r>
      </w:ins>
      <w:ins w:id="541" w:author="Sergio Di Fiore" w:date="2021-09-05T10:11:00Z">
        <w:r w:rsidR="000D5522" w:rsidRPr="00201E73">
          <w:rPr>
            <w:bCs/>
          </w:rPr>
          <w:t xml:space="preserve"> ou </w:t>
        </w:r>
      </w:ins>
      <w:proofErr w:type="spellStart"/>
      <w:ins w:id="542" w:author="Sergio Di Fiore" w:date="2021-09-05T10:12:00Z">
        <w:r w:rsidR="000D5522" w:rsidRPr="00201E73">
          <w:rPr>
            <w:bCs/>
            <w:i/>
            <w:iCs/>
          </w:rPr>
          <w:t>D</w:t>
        </w:r>
      </w:ins>
      <w:ins w:id="543" w:author="Sergio Di Fiore" w:date="2021-09-05T10:11:00Z">
        <w:r w:rsidR="000D5522" w:rsidRPr="00201E73">
          <w:rPr>
            <w:bCs/>
            <w:i/>
            <w:iCs/>
          </w:rPr>
          <w:t>eep</w:t>
        </w:r>
        <w:proofErr w:type="spellEnd"/>
        <w:r w:rsidR="000D5522" w:rsidRPr="00201E73">
          <w:rPr>
            <w:bCs/>
            <w:i/>
            <w:iCs/>
          </w:rPr>
          <w:t xml:space="preserve"> </w:t>
        </w:r>
      </w:ins>
      <w:ins w:id="544" w:author="Sergio Di Fiore" w:date="2021-09-05T10:12:00Z">
        <w:r w:rsidR="000D5522" w:rsidRPr="00201E73">
          <w:rPr>
            <w:bCs/>
            <w:i/>
            <w:iCs/>
          </w:rPr>
          <w:t>L</w:t>
        </w:r>
      </w:ins>
      <w:ins w:id="545" w:author="Sergio Di Fiore" w:date="2021-09-05T10:11:00Z">
        <w:r w:rsidR="000D5522" w:rsidRPr="00201E73">
          <w:rPr>
            <w:bCs/>
            <w:i/>
            <w:iCs/>
          </w:rPr>
          <w:t>earning</w:t>
        </w:r>
        <w:r w:rsidR="000D5522" w:rsidRPr="00201E73">
          <w:rPr>
            <w:bCs/>
          </w:rPr>
          <w:t>.</w:t>
        </w:r>
      </w:ins>
      <w:del w:id="546" w:author="Sergio Di Fiore" w:date="2021-09-05T10:10:00Z">
        <w:r w:rsidRPr="00201E73" w:rsidDel="00652AFC">
          <w:rPr>
            <w:bCs/>
          </w:rPr>
          <w:delText>3</w:delText>
        </w:r>
      </w:del>
      <w:del w:id="547" w:author="Sergio Di Fiore" w:date="2021-09-05T09:40:00Z">
        <w:r w:rsidRPr="00201E73" w:rsidDel="00F747F2">
          <w:rPr>
            <w:bCs/>
          </w:rPr>
          <w:delText>.</w:delText>
        </w:r>
      </w:del>
    </w:p>
    <w:p w14:paraId="0EDB3901" w14:textId="616DEF48" w:rsidR="00C8270E" w:rsidRPr="00201E73" w:rsidRDefault="00C8270E">
      <w:pPr>
        <w:spacing w:after="160" w:line="259" w:lineRule="auto"/>
        <w:ind w:firstLine="0"/>
        <w:jc w:val="left"/>
        <w:rPr>
          <w:rFonts w:eastAsia="Calibri" w:cs="Times New Roman"/>
          <w:bCs/>
          <w:szCs w:val="20"/>
          <w:lang w:eastAsia="pt-BR"/>
        </w:rPr>
      </w:pPr>
      <w:del w:id="548" w:author="Sergio Di Fiore" w:date="2021-09-01T08:39:00Z">
        <w:r w:rsidRPr="00201E73" w:rsidDel="00637FAD">
          <w:rPr>
            <w:bCs/>
          </w:rPr>
          <w:br w:type="page"/>
        </w:r>
      </w:del>
    </w:p>
    <w:p w14:paraId="7C678E80" w14:textId="530F0194" w:rsidR="00F639F1" w:rsidRPr="00201E73" w:rsidDel="00571CAB" w:rsidRDefault="00F639F1" w:rsidP="00B445EF">
      <w:pPr>
        <w:pStyle w:val="PargrafodaLista"/>
        <w:jc w:val="center"/>
        <w:rPr>
          <w:del w:id="549" w:author="Sergio Di Fiore" w:date="2021-09-01T16:27:00Z"/>
          <w:bCs/>
        </w:rPr>
      </w:pPr>
      <w:del w:id="550" w:author="Sergio Di Fiore" w:date="2021-09-01T16:27:00Z">
        <w:r w:rsidRPr="00201E73" w:rsidDel="00571CAB">
          <w:rPr>
            <w:bCs/>
          </w:rPr>
          <w:delText>Figura3. O Perceptron tomado de forma mais complexa</w:delText>
        </w:r>
      </w:del>
    </w:p>
    <w:p w14:paraId="1E4C5576" w14:textId="197587AE" w:rsidR="00F639F1" w:rsidRPr="00201E73" w:rsidDel="00475A79" w:rsidRDefault="00B445EF">
      <w:pPr>
        <w:pStyle w:val="PargrafodaLista"/>
        <w:jc w:val="center"/>
        <w:rPr>
          <w:del w:id="551" w:author="Sergio Di Fiore" w:date="2021-09-01T08:41:00Z"/>
          <w:b/>
          <w:szCs w:val="24"/>
        </w:rPr>
        <w:pPrChange w:id="552" w:author="Sergio Di Fiore" w:date="2021-09-01T08:41:00Z">
          <w:pPr>
            <w:spacing w:after="0"/>
            <w:jc w:val="center"/>
          </w:pPr>
        </w:pPrChange>
      </w:pPr>
      <w:del w:id="553" w:author="Sergio Di Fiore" w:date="2021-09-01T08:40:00Z">
        <w:r w:rsidRPr="00CA58E6" w:rsidDel="005100C0">
          <w:rPr>
            <w:bCs/>
            <w:noProof/>
            <w:rPrChange w:id="554" w:author="Sergio Di Fiore" w:date="2021-09-05T17:01:00Z">
              <w:rPr>
                <w:rFonts w:eastAsia="Calibri" w:cs="Times New Roman"/>
                <w:bCs/>
                <w:noProof/>
                <w:szCs w:val="20"/>
                <w:lang w:eastAsia="pt-BR"/>
              </w:rPr>
            </w:rPrChange>
          </w:rPr>
          <w:drawing>
            <wp:anchor distT="0" distB="0" distL="114300" distR="114300" simplePos="0" relativeHeight="251658240" behindDoc="0" locked="0" layoutInCell="1" allowOverlap="1" wp14:anchorId="4E733766" wp14:editId="4AB9C098">
              <wp:simplePos x="0" y="0"/>
              <wp:positionH relativeFrom="column">
                <wp:posOffset>1123950</wp:posOffset>
              </wp:positionH>
              <wp:positionV relativeFrom="paragraph">
                <wp:posOffset>219075</wp:posOffset>
              </wp:positionV>
              <wp:extent cx="3905250" cy="2295525"/>
              <wp:effectExtent l="0" t="0" r="0" b="0"/>
              <wp:wrapSquare wrapText="bothSides"/>
              <wp:docPr id="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735"/>
                      <a:stretch/>
                    </pic:blipFill>
                    <pic:spPr bwMode="auto">
                      <a:xfrm>
                        <a:off x="0" y="0"/>
                        <a:ext cx="3905250" cy="2295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p>
    <w:p w14:paraId="71775446" w14:textId="4CE2CE9D" w:rsidR="00F639F1" w:rsidRPr="00201E73" w:rsidDel="00475A79" w:rsidRDefault="00F639F1">
      <w:pPr>
        <w:pStyle w:val="PargrafodaLista"/>
        <w:jc w:val="center"/>
        <w:rPr>
          <w:del w:id="555" w:author="Sergio Di Fiore" w:date="2021-09-01T08:41:00Z"/>
          <w:b/>
          <w:szCs w:val="24"/>
        </w:rPr>
        <w:pPrChange w:id="556" w:author="Sergio Di Fiore" w:date="2021-09-01T08:41:00Z">
          <w:pPr>
            <w:spacing w:after="0"/>
            <w:jc w:val="center"/>
          </w:pPr>
        </w:pPrChange>
      </w:pPr>
    </w:p>
    <w:p w14:paraId="09E8FB6B" w14:textId="531E6E18" w:rsidR="00C159DE" w:rsidRPr="00201E73" w:rsidDel="005100C0" w:rsidRDefault="00C159DE" w:rsidP="00F639F1">
      <w:pPr>
        <w:spacing w:after="0"/>
        <w:jc w:val="center"/>
        <w:rPr>
          <w:del w:id="557" w:author="Sergio Di Fiore" w:date="2021-09-01T08:40:00Z"/>
          <w:rFonts w:cs="Times New Roman"/>
          <w:bCs/>
          <w:sz w:val="20"/>
          <w:szCs w:val="20"/>
        </w:rPr>
      </w:pPr>
    </w:p>
    <w:p w14:paraId="4A01E042" w14:textId="5172779E" w:rsidR="00C159DE" w:rsidRPr="00201E73" w:rsidDel="005100C0" w:rsidRDefault="00C159DE" w:rsidP="00F639F1">
      <w:pPr>
        <w:spacing w:after="0"/>
        <w:jc w:val="center"/>
        <w:rPr>
          <w:del w:id="558" w:author="Sergio Di Fiore" w:date="2021-09-01T08:40:00Z"/>
          <w:rFonts w:cs="Times New Roman"/>
          <w:bCs/>
          <w:sz w:val="20"/>
          <w:szCs w:val="20"/>
        </w:rPr>
      </w:pPr>
    </w:p>
    <w:p w14:paraId="45051A25" w14:textId="456BAB4D" w:rsidR="00C159DE" w:rsidRPr="00201E73" w:rsidDel="005100C0" w:rsidRDefault="001D17DC" w:rsidP="00F639F1">
      <w:pPr>
        <w:spacing w:after="0"/>
        <w:jc w:val="center"/>
        <w:rPr>
          <w:del w:id="559" w:author="Sergio Di Fiore" w:date="2021-09-01T08:40:00Z"/>
          <w:rFonts w:cs="Times New Roman"/>
          <w:bCs/>
          <w:sz w:val="20"/>
          <w:szCs w:val="20"/>
        </w:rPr>
      </w:pPr>
      <w:del w:id="560" w:author="Sergio Di Fiore" w:date="2021-09-01T08:40:00Z">
        <w:r w:rsidRPr="00CA58E6" w:rsidDel="005100C0">
          <w:rPr>
            <w:rFonts w:eastAsia="Calibri" w:cs="Times New Roman"/>
            <w:bCs/>
            <w:noProof/>
            <w:szCs w:val="20"/>
            <w:lang w:eastAsia="pt-BR"/>
            <w:rPrChange w:id="561" w:author="Sergio Di Fiore" w:date="2021-09-05T17:01:00Z">
              <w:rPr>
                <w:rFonts w:eastAsia="Calibri" w:cs="Times New Roman"/>
                <w:bCs/>
                <w:noProof/>
                <w:szCs w:val="20"/>
                <w:lang w:eastAsia="pt-BR"/>
              </w:rPr>
            </w:rPrChange>
          </w:rPr>
          <mc:AlternateContent>
            <mc:Choice Requires="wps">
              <w:drawing>
                <wp:anchor distT="0" distB="0" distL="114300" distR="114300" simplePos="0" relativeHeight="251662336" behindDoc="0" locked="0" layoutInCell="1" allowOverlap="1" wp14:anchorId="5478D55C" wp14:editId="2072B5A4">
                  <wp:simplePos x="0" y="0"/>
                  <wp:positionH relativeFrom="column">
                    <wp:posOffset>5164411</wp:posOffset>
                  </wp:positionH>
                  <wp:positionV relativeFrom="paragraph">
                    <wp:posOffset>209230</wp:posOffset>
                  </wp:positionV>
                  <wp:extent cx="792480" cy="276225"/>
                  <wp:effectExtent l="5080" t="5080" r="12065" b="1397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276225"/>
                          </a:xfrm>
                          <a:prstGeom prst="rect">
                            <a:avLst/>
                          </a:prstGeom>
                          <a:solidFill>
                            <a:srgbClr val="FFFFFF"/>
                          </a:solidFill>
                          <a:ln w="9525">
                            <a:solidFill>
                              <a:srgbClr val="000000"/>
                            </a:solidFill>
                            <a:miter lim="800000"/>
                            <a:headEnd/>
                            <a:tailEnd/>
                          </a:ln>
                        </wps:spPr>
                        <wps:txbx>
                          <w:txbxContent>
                            <w:p w14:paraId="4532AB2B" w14:textId="77777777" w:rsidR="00C159DE" w:rsidRPr="00B445EF" w:rsidRDefault="00C159DE" w:rsidP="00B445EF">
                              <w:pPr>
                                <w:spacing w:after="0" w:line="240" w:lineRule="auto"/>
                                <w:ind w:firstLine="0"/>
                                <w:jc w:val="center"/>
                                <w:rPr>
                                  <w:szCs w:val="24"/>
                                </w:rPr>
                              </w:pPr>
                              <w:r w:rsidRPr="00B445EF">
                                <w:rPr>
                                  <w:szCs w:val="24"/>
                                </w:rPr>
                                <w:t>Saída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478D55C" id="_x0000_t202" coordsize="21600,21600" o:spt="202" path="m,l,21600r21600,l21600,xe">
                  <v:stroke joinstyle="miter"/>
                  <v:path gradientshapeok="t" o:connecttype="rect"/>
                </v:shapetype>
                <v:shape id="Text Box 3" o:spid="_x0000_s1026" type="#_x0000_t202" style="position:absolute;left:0;text-align:left;margin-left:406.65pt;margin-top:16.45pt;width:62.4pt;height:21.7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">
                  <v:textbox style="mso-fit-shape-to-text:t">
                    <w:txbxContent>
                      <w:p w14:paraId="4532AB2B" w14:textId="77777777" w:rsidR="00C159DE" w:rsidRPr="00B445EF" w:rsidRDefault="00C159DE" w:rsidP="00B445EF">
                        <w:pPr>
                          <w:spacing w:after="0" w:line="240" w:lineRule="auto"/>
                          <w:ind w:firstLine="0"/>
                          <w:jc w:val="center"/>
                          <w:rPr>
                            <w:szCs w:val="24"/>
                          </w:rPr>
                        </w:pPr>
                        <w:r w:rsidRPr="00B445EF">
                          <w:rPr>
                            <w:szCs w:val="24"/>
                          </w:rPr>
                          <w:t>Saída</w:t>
                        </w:r>
                      </w:p>
                    </w:txbxContent>
                  </v:textbox>
                </v:shape>
              </w:pict>
            </mc:Fallback>
          </mc:AlternateContent>
        </w:r>
        <w:r w:rsidRPr="00CA58E6" w:rsidDel="005100C0">
          <w:rPr>
            <w:rFonts w:asciiTheme="minorHAnsi" w:hAnsiTheme="minorHAnsi"/>
            <w:bCs/>
            <w:noProof/>
            <w:sz w:val="22"/>
            <w:rPrChange w:id="562" w:author="Sergio Di Fiore" w:date="2021-09-05T17:01:00Z">
              <w:rPr>
                <w:rFonts w:asciiTheme="minorHAnsi" w:hAnsiTheme="minorHAnsi"/>
                <w:bCs/>
                <w:noProof/>
                <w:sz w:val="22"/>
              </w:rPr>
            </w:rPrChange>
          </w:rPr>
          <mc:AlternateContent>
            <mc:Choice Requires="wps">
              <w:drawing>
                <wp:anchor distT="0" distB="0" distL="114300" distR="114300" simplePos="0" relativeHeight="251661312" behindDoc="0" locked="0" layoutInCell="1" allowOverlap="1" wp14:anchorId="3A9E0FA7" wp14:editId="0C8993C9">
                  <wp:simplePos x="0" y="0"/>
                  <wp:positionH relativeFrom="column">
                    <wp:posOffset>-146685</wp:posOffset>
                  </wp:positionH>
                  <wp:positionV relativeFrom="paragraph">
                    <wp:posOffset>194323</wp:posOffset>
                  </wp:positionV>
                  <wp:extent cx="765175" cy="276225"/>
                  <wp:effectExtent l="12700" t="8890" r="12700" b="1016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5175" cy="276225"/>
                          </a:xfrm>
                          <a:prstGeom prst="rect">
                            <a:avLst/>
                          </a:prstGeom>
                          <a:solidFill>
                            <a:srgbClr val="FFFFFF"/>
                          </a:solidFill>
                          <a:ln w="9525">
                            <a:solidFill>
                              <a:srgbClr val="000000"/>
                            </a:solidFill>
                            <a:miter lim="800000"/>
                            <a:headEnd/>
                            <a:tailEnd/>
                          </a:ln>
                        </wps:spPr>
                        <wps:txbx>
                          <w:txbxContent>
                            <w:p w14:paraId="1E13BC05" w14:textId="1DF40443" w:rsidR="00C159DE" w:rsidRPr="00B445EF" w:rsidRDefault="00B445EF" w:rsidP="00B445EF">
                              <w:pPr>
                                <w:spacing w:after="0" w:line="240" w:lineRule="auto"/>
                                <w:ind w:firstLine="0"/>
                                <w:jc w:val="center"/>
                                <w:rPr>
                                  <w:szCs w:val="24"/>
                                </w:rPr>
                              </w:pPr>
                              <w:r w:rsidRPr="00B445EF">
                                <w:rPr>
                                  <w:szCs w:val="24"/>
                                </w:rPr>
                                <w:t>E</w:t>
                              </w:r>
                              <w:r w:rsidR="00C159DE" w:rsidRPr="00B445EF">
                                <w:rPr>
                                  <w:szCs w:val="24"/>
                                </w:rPr>
                                <w:t>ntrada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A9E0FA7" id="Text Box 2" o:spid="_x0000_s1027" type="#_x0000_t202" style="position:absolute;left:0;text-align:left;margin-left:-11.55pt;margin-top:15.3pt;width:60.25pt;height:21.7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">
                  <v:textbox style="mso-fit-shape-to-text:t">
                    <w:txbxContent>
                      <w:p w14:paraId="1E13BC05" w14:textId="1DF40443" w:rsidR="00C159DE" w:rsidRPr="00B445EF" w:rsidRDefault="00B445EF" w:rsidP="00B445EF">
                        <w:pPr>
                          <w:spacing w:after="0" w:line="240" w:lineRule="auto"/>
                          <w:ind w:firstLine="0"/>
                          <w:jc w:val="center"/>
                          <w:rPr>
                            <w:szCs w:val="24"/>
                          </w:rPr>
                        </w:pPr>
                        <w:r w:rsidRPr="00B445EF">
                          <w:rPr>
                            <w:szCs w:val="24"/>
                          </w:rPr>
                          <w:t>E</w:t>
                        </w:r>
                        <w:r w:rsidR="00C159DE" w:rsidRPr="00B445EF">
                          <w:rPr>
                            <w:szCs w:val="24"/>
                          </w:rPr>
                          <w:t>ntrada</w:t>
                        </w:r>
                      </w:p>
                    </w:txbxContent>
                  </v:textbox>
                </v:shape>
              </w:pict>
            </mc:Fallback>
          </mc:AlternateContent>
        </w:r>
      </w:del>
    </w:p>
    <w:p w14:paraId="6FC8D2EF" w14:textId="4E9778EC" w:rsidR="00E62C4E" w:rsidRPr="00201E73" w:rsidDel="005100C0" w:rsidRDefault="00E62C4E" w:rsidP="00F639F1">
      <w:pPr>
        <w:spacing w:after="0"/>
        <w:jc w:val="center"/>
        <w:rPr>
          <w:del w:id="563" w:author="Sergio Di Fiore" w:date="2021-09-01T08:40:00Z"/>
          <w:rFonts w:cs="Times New Roman"/>
          <w:bCs/>
          <w:sz w:val="20"/>
          <w:szCs w:val="20"/>
        </w:rPr>
      </w:pPr>
    </w:p>
    <w:p w14:paraId="3AEABC3F" w14:textId="2406C84F" w:rsidR="00B445EF" w:rsidRPr="00201E73" w:rsidDel="005100C0" w:rsidRDefault="00B445EF" w:rsidP="00F639F1">
      <w:pPr>
        <w:spacing w:after="0"/>
        <w:jc w:val="center"/>
        <w:rPr>
          <w:del w:id="564" w:author="Sergio Di Fiore" w:date="2021-09-01T08:40:00Z"/>
          <w:rFonts w:cs="Times New Roman"/>
          <w:bCs/>
          <w:sz w:val="20"/>
          <w:szCs w:val="20"/>
        </w:rPr>
      </w:pPr>
    </w:p>
    <w:p w14:paraId="11D06C58" w14:textId="333F389F" w:rsidR="00B445EF" w:rsidRPr="00201E73" w:rsidDel="005100C0" w:rsidRDefault="00B445EF" w:rsidP="00F639F1">
      <w:pPr>
        <w:spacing w:after="0"/>
        <w:jc w:val="center"/>
        <w:rPr>
          <w:del w:id="565" w:author="Sergio Di Fiore" w:date="2021-09-01T08:40:00Z"/>
          <w:rFonts w:cs="Times New Roman"/>
          <w:bCs/>
          <w:sz w:val="20"/>
          <w:szCs w:val="20"/>
        </w:rPr>
      </w:pPr>
    </w:p>
    <w:p w14:paraId="3432689A" w14:textId="62A99AA7" w:rsidR="00571CAB" w:rsidRPr="00201E73" w:rsidRDefault="00571CAB">
      <w:pPr>
        <w:pStyle w:val="Legenda"/>
        <w:keepNext/>
        <w:jc w:val="center"/>
        <w:rPr>
          <w:ins w:id="566" w:author="Sergio Di Fiore" w:date="2021-09-01T16:27:00Z"/>
        </w:rPr>
        <w:pPrChange w:id="567" w:author="Sergio Di Fiore" w:date="2021-09-01T16:27:00Z">
          <w:pPr>
            <w:pStyle w:val="Legenda"/>
          </w:pPr>
        </w:pPrChange>
      </w:pPr>
      <w:ins w:id="568" w:author="Sergio Di Fiore" w:date="2021-09-01T16:27:00Z">
        <w:r w:rsidRPr="00201E73">
          <w:t xml:space="preserve">Figura </w:t>
        </w:r>
        <w:r w:rsidRPr="001F752C">
          <w:fldChar w:fldCharType="begin"/>
        </w:r>
        <w:r w:rsidRPr="00201E73">
          <w:instrText xml:space="preserve"> SEQ Figura \* ARABIC </w:instrText>
        </w:r>
      </w:ins>
      <w:r w:rsidRPr="001F752C">
        <w:fldChar w:fldCharType="separate"/>
      </w:r>
      <w:ins w:id="569" w:author="Sergio Di Fiore" w:date="2021-09-05T17:25:00Z">
        <w:r w:rsidR="00201E73">
          <w:rPr>
            <w:noProof/>
          </w:rPr>
          <w:t>4</w:t>
        </w:r>
      </w:ins>
      <w:ins w:id="570" w:author="Sergio Di Fiore" w:date="2021-09-01T16:27:00Z">
        <w:r w:rsidRPr="001F752C">
          <w:fldChar w:fldCharType="end"/>
        </w:r>
        <w:r w:rsidRPr="009D51D6">
          <w:t xml:space="preserve">. </w:t>
        </w:r>
        <w:r w:rsidRPr="001F752C">
          <w:t>O Perceptron</w:t>
        </w:r>
      </w:ins>
      <w:ins w:id="571" w:author="Sergio Di Fiore" w:date="2021-09-05T10:10:00Z">
        <w:r w:rsidR="00652AFC" w:rsidRPr="001F752C">
          <w:t xml:space="preserve"> com multicamadas </w:t>
        </w:r>
      </w:ins>
      <w:ins w:id="572" w:author="Sergio Di Fiore" w:date="2021-09-05T10:11:00Z">
        <w:r w:rsidR="00652AFC" w:rsidRPr="009C7944">
          <w:t xml:space="preserve">constitui uma </w:t>
        </w:r>
      </w:ins>
      <w:ins w:id="573" w:author="Sergio Di Fiore" w:date="2021-09-05T16:04:00Z">
        <w:r w:rsidR="00727A4E" w:rsidRPr="009C7944">
          <w:t>Rede Neu</w:t>
        </w:r>
        <w:r w:rsidR="00727A4E" w:rsidRPr="00201E73">
          <w:t xml:space="preserve">ral Profunda ou </w:t>
        </w:r>
      </w:ins>
      <w:proofErr w:type="spellStart"/>
      <w:ins w:id="574" w:author="Sergio Di Fiore" w:date="2021-09-05T10:11:00Z">
        <w:r w:rsidR="00652AFC" w:rsidRPr="00201E73">
          <w:t>Deep</w:t>
        </w:r>
        <w:proofErr w:type="spellEnd"/>
        <w:r w:rsidR="00652AFC" w:rsidRPr="00201E73">
          <w:t xml:space="preserve"> Learning</w:t>
        </w:r>
      </w:ins>
      <w:ins w:id="575" w:author="Sergio Di Fiore" w:date="2021-09-05T09:28:00Z">
        <w:r w:rsidR="00FD4D61" w:rsidRPr="00201E73">
          <w:t xml:space="preserve"> </w:t>
        </w:r>
      </w:ins>
    </w:p>
    <w:p w14:paraId="58174940" w14:textId="36E8EF2E" w:rsidR="00B445EF" w:rsidRPr="00201E73" w:rsidDel="00475A79" w:rsidRDefault="00652AFC" w:rsidP="00475A79">
      <w:pPr>
        <w:pStyle w:val="PargrafodaLista"/>
        <w:jc w:val="center"/>
        <w:rPr>
          <w:del w:id="576" w:author="Sergio Di Fiore" w:date="2021-09-01T08:42:00Z"/>
          <w:bCs/>
          <w:sz w:val="20"/>
        </w:rPr>
      </w:pPr>
      <w:ins w:id="577" w:author="Sergio Di Fiore" w:date="2021-09-05T10:10:00Z">
        <w:r w:rsidRPr="00CA58E6">
          <w:rPr>
            <w:noProof/>
            <w:rPrChange w:id="578" w:author="Sergio Di Fiore" w:date="2021-09-05T17:01:00Z">
              <w:rPr>
                <w:noProof/>
              </w:rPr>
            </w:rPrChange>
          </w:rPr>
          <w:drawing>
            <wp:inline distT="0" distB="0" distL="0" distR="0" wp14:anchorId="212C9752" wp14:editId="46B5F5F0">
              <wp:extent cx="4856349" cy="3625913"/>
              <wp:effectExtent l="0" t="0" r="0" b="0"/>
              <wp:docPr id="13" name="Gráfico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96DAC541-7B7A-43D3-8B79-37D633B846F1}">
                            <asvg:svgBlip xmlns:asvg="http://schemas.microsoft.com/office/drawing/2016/SVG/main" r:embed="rId16"/>
                          </a:ext>
                        </a:extLst>
                      </a:blip>
                      <a:srcRect l="5198" t="2845" r="4840" b="2161"/>
                      <a:stretch/>
                    </pic:blipFill>
                    <pic:spPr bwMode="auto">
                      <a:xfrm>
                        <a:off x="0" y="0"/>
                        <a:ext cx="4857939" cy="3627100"/>
                      </a:xfrm>
                      <a:prstGeom prst="rect">
                        <a:avLst/>
                      </a:prstGeom>
                      <a:ln>
                        <a:noFill/>
                      </a:ln>
                      <a:extLst>
                        <a:ext uri="{53640926-AAD7-44D8-BBD7-CCE9431645EC}">
                          <a14:shadowObscured xmlns:a14="http://schemas.microsoft.com/office/drawing/2010/main"/>
                        </a:ext>
                      </a:extLst>
                    </pic:spPr>
                  </pic:pic>
                </a:graphicData>
              </a:graphic>
            </wp:inline>
          </w:drawing>
        </w:r>
      </w:ins>
    </w:p>
    <w:p w14:paraId="61C32A8B" w14:textId="77777777" w:rsidR="00475A79" w:rsidRPr="00201E73" w:rsidRDefault="00475A79" w:rsidP="00F639F1">
      <w:pPr>
        <w:spacing w:after="0"/>
        <w:jc w:val="center"/>
        <w:rPr>
          <w:ins w:id="579" w:author="Sergio Di Fiore" w:date="2021-09-01T08:42:00Z"/>
          <w:rFonts w:cs="Times New Roman"/>
          <w:bCs/>
          <w:sz w:val="20"/>
          <w:szCs w:val="20"/>
        </w:rPr>
      </w:pPr>
    </w:p>
    <w:p w14:paraId="419CD135" w14:textId="05806DBC" w:rsidR="00C8270E" w:rsidRPr="00201E73" w:rsidDel="00584AA5" w:rsidRDefault="00C8270E">
      <w:pPr>
        <w:spacing w:before="240" w:after="0"/>
        <w:ind w:firstLine="0"/>
        <w:rPr>
          <w:del w:id="580" w:author="Sergio Di Fiore" w:date="2021-09-01T08:40:00Z"/>
          <w:rFonts w:cs="Times New Roman"/>
          <w:bCs/>
          <w:sz w:val="20"/>
          <w:szCs w:val="20"/>
        </w:rPr>
        <w:pPrChange w:id="581" w:author="Sergio Di Fiore" w:date="2021-09-01T08:42:00Z">
          <w:pPr>
            <w:spacing w:before="240" w:after="0"/>
            <w:jc w:val="center"/>
          </w:pPr>
        </w:pPrChange>
      </w:pPr>
    </w:p>
    <w:p w14:paraId="63303D44" w14:textId="2AFE7D7F" w:rsidR="001D17DC" w:rsidRPr="00201E73" w:rsidDel="00584AA5" w:rsidRDefault="001D17DC">
      <w:pPr>
        <w:spacing w:before="240" w:after="0"/>
        <w:ind w:firstLine="0"/>
        <w:rPr>
          <w:del w:id="582" w:author="Sergio Di Fiore" w:date="2021-09-01T08:40:00Z"/>
          <w:rFonts w:cs="Times New Roman"/>
          <w:bCs/>
          <w:szCs w:val="24"/>
        </w:rPr>
        <w:pPrChange w:id="583" w:author="Sergio Di Fiore" w:date="2021-09-01T08:42:00Z">
          <w:pPr>
            <w:spacing w:before="240" w:after="0"/>
            <w:jc w:val="center"/>
          </w:pPr>
        </w:pPrChange>
      </w:pPr>
    </w:p>
    <w:p w14:paraId="0650FE55" w14:textId="1E44495B" w:rsidR="00F639F1" w:rsidRPr="00CA58E6" w:rsidDel="00571CAB" w:rsidRDefault="00F639F1">
      <w:pPr>
        <w:pStyle w:val="PargrafodaLista"/>
        <w:jc w:val="center"/>
        <w:rPr>
          <w:del w:id="584" w:author="Sergio Di Fiore" w:date="2021-09-01T16:27:00Z"/>
          <w:bCs/>
          <w:sz w:val="22"/>
          <w:szCs w:val="22"/>
          <w:rPrChange w:id="585" w:author="Sergio Di Fiore" w:date="2021-09-05T17:01:00Z">
            <w:rPr>
              <w:del w:id="586" w:author="Sergio Di Fiore" w:date="2021-09-01T16:27:00Z"/>
              <w:rFonts w:cs="Times New Roman"/>
              <w:bCs/>
              <w:szCs w:val="24"/>
            </w:rPr>
          </w:rPrChange>
        </w:rPr>
        <w:pPrChange w:id="587" w:author="Sergio Di Fiore" w:date="2021-09-01T08:42:00Z">
          <w:pPr>
            <w:spacing w:before="240" w:after="0"/>
            <w:jc w:val="center"/>
          </w:pPr>
        </w:pPrChange>
      </w:pPr>
      <w:del w:id="588" w:author="Sergio Di Fiore" w:date="2021-09-01T16:27:00Z">
        <w:r w:rsidRPr="00CA58E6" w:rsidDel="00571CAB">
          <w:rPr>
            <w:bCs/>
            <w:sz w:val="22"/>
            <w:szCs w:val="22"/>
            <w:rPrChange w:id="589" w:author="Sergio Di Fiore" w:date="2021-09-05T17:01:00Z">
              <w:rPr>
                <w:rFonts w:cs="Times New Roman"/>
                <w:bCs/>
                <w:szCs w:val="24"/>
              </w:rPr>
            </w:rPrChange>
          </w:rPr>
          <w:delText xml:space="preserve">Fonte: </w:delText>
        </w:r>
      </w:del>
      <w:del w:id="590" w:author="Sergio Di Fiore" w:date="2021-09-01T08:41:00Z">
        <w:r w:rsidRPr="00CA58E6" w:rsidDel="00584AA5">
          <w:rPr>
            <w:bCs/>
            <w:sz w:val="22"/>
            <w:szCs w:val="22"/>
            <w:rPrChange w:id="591" w:author="Sergio Di Fiore" w:date="2021-09-05T17:01:00Z">
              <w:rPr>
                <w:rFonts w:cs="Times New Roman"/>
                <w:bCs/>
                <w:szCs w:val="24"/>
              </w:rPr>
            </w:rPrChange>
          </w:rPr>
          <w:delText>deeplearningbook.com.</w:delText>
        </w:r>
        <w:commentRangeStart w:id="592"/>
        <w:r w:rsidRPr="00CA58E6" w:rsidDel="00584AA5">
          <w:rPr>
            <w:bCs/>
            <w:sz w:val="22"/>
            <w:szCs w:val="22"/>
            <w:rPrChange w:id="593" w:author="Sergio Di Fiore" w:date="2021-09-05T17:01:00Z">
              <w:rPr>
                <w:rFonts w:cs="Times New Roman"/>
                <w:bCs/>
                <w:szCs w:val="24"/>
              </w:rPr>
            </w:rPrChange>
          </w:rPr>
          <w:delText>br</w:delText>
        </w:r>
        <w:commentRangeEnd w:id="592"/>
        <w:r w:rsidR="004C51DB" w:rsidRPr="00CA58E6" w:rsidDel="00584AA5">
          <w:rPr>
            <w:rStyle w:val="Refdecomentrio"/>
            <w:sz w:val="22"/>
            <w:szCs w:val="22"/>
            <w:rPrChange w:id="594" w:author="Sergio Di Fiore" w:date="2021-09-05T17:01:00Z">
              <w:rPr>
                <w:rStyle w:val="Refdecomentrio"/>
              </w:rPr>
            </w:rPrChange>
          </w:rPr>
          <w:commentReference w:id="592"/>
        </w:r>
      </w:del>
    </w:p>
    <w:p w14:paraId="6C39BEBF" w14:textId="3CBEF8E8" w:rsidR="00F639F1" w:rsidRPr="009D51D6" w:rsidDel="00571CAB" w:rsidRDefault="00F639F1" w:rsidP="00F639F1">
      <w:pPr>
        <w:pStyle w:val="PargrafodaLista"/>
        <w:rPr>
          <w:del w:id="595" w:author="Sergio Di Fiore" w:date="2021-09-01T16:28:00Z"/>
          <w:bCs/>
        </w:rPr>
      </w:pPr>
    </w:p>
    <w:p w14:paraId="7E57843E" w14:textId="77777777" w:rsidR="00F639F1" w:rsidRPr="00201E73" w:rsidRDefault="00F639F1" w:rsidP="00F639F1">
      <w:pPr>
        <w:pStyle w:val="PargrafodaLista"/>
        <w:rPr>
          <w:bCs/>
        </w:rPr>
      </w:pPr>
      <w:r w:rsidRPr="001F752C">
        <w:rPr>
          <w:bCs/>
        </w:rPr>
        <w:t>Como é possível inferir, outras diferentes composições estruturais são possíveis, dando origem a diferentes tipos de redes neurais e diferentes classificações. Todas as redes apresentadas até o momento</w:t>
      </w:r>
      <w:r w:rsidR="00C159DE" w:rsidRPr="001F752C">
        <w:rPr>
          <w:bCs/>
        </w:rPr>
        <w:t>,</w:t>
      </w:r>
      <w:r w:rsidRPr="001F752C">
        <w:rPr>
          <w:bCs/>
        </w:rPr>
        <w:t xml:space="preserve"> tem como característica que a informação viaja só em um sentido, isso é da entrada para a saída. Essas redes são denominadas redes </w:t>
      </w:r>
      <w:proofErr w:type="spellStart"/>
      <w:r w:rsidRPr="009C7944">
        <w:rPr>
          <w:bCs/>
          <w:i/>
        </w:rPr>
        <w:t>FeedForward</w:t>
      </w:r>
      <w:proofErr w:type="spellEnd"/>
      <w:r w:rsidRPr="00201E73">
        <w:rPr>
          <w:bCs/>
        </w:rPr>
        <w:t xml:space="preserve"> e podem ser em camadas simples ou multicamadas.</w:t>
      </w:r>
    </w:p>
    <w:p w14:paraId="7E793D39" w14:textId="14670FCC" w:rsidR="00F639F1" w:rsidRPr="00201E73" w:rsidRDefault="00F639F1" w:rsidP="00F639F1">
      <w:pPr>
        <w:pStyle w:val="PargrafodaLista"/>
        <w:rPr>
          <w:bCs/>
        </w:rPr>
      </w:pPr>
      <w:r w:rsidRPr="00201E73">
        <w:rPr>
          <w:bCs/>
        </w:rPr>
        <w:t xml:space="preserve">Existem casos nos quais as saídas são retroalimentadas fazendo o papel de sinais de entrada para outros nós em sistemas com variação no tempo. Alguns tipos dessas redes são: </w:t>
      </w:r>
      <w:proofErr w:type="spellStart"/>
      <w:r w:rsidRPr="00201E73">
        <w:rPr>
          <w:bCs/>
        </w:rPr>
        <w:t>Hopfield</w:t>
      </w:r>
      <w:proofErr w:type="spellEnd"/>
      <w:r w:rsidRPr="00201E73">
        <w:rPr>
          <w:bCs/>
        </w:rPr>
        <w:t>, e Perceptron Multicamada com Retroalimentação.</w:t>
      </w:r>
      <w:r w:rsidR="00C159DE" w:rsidRPr="00201E73">
        <w:rPr>
          <w:bCs/>
        </w:rPr>
        <w:t xml:space="preserve"> </w:t>
      </w:r>
      <w:r w:rsidRPr="00201E73">
        <w:rPr>
          <w:bCs/>
        </w:rPr>
        <w:t>Uma rede neural recursiva (</w:t>
      </w:r>
      <w:proofErr w:type="spellStart"/>
      <w:r w:rsidRPr="00201E73">
        <w:rPr>
          <w:bCs/>
          <w:i/>
        </w:rPr>
        <w:t>Recurrent</w:t>
      </w:r>
      <w:proofErr w:type="spellEnd"/>
      <w:r w:rsidRPr="00201E73">
        <w:rPr>
          <w:bCs/>
          <w:i/>
        </w:rPr>
        <w:t xml:space="preserve"> Neural Network</w:t>
      </w:r>
      <w:r w:rsidRPr="00201E73">
        <w:rPr>
          <w:bCs/>
        </w:rPr>
        <w:t>) é capaz de retroalimentar os próprios nós</w:t>
      </w:r>
      <w:r w:rsidR="0067181D" w:rsidRPr="00201E73">
        <w:rPr>
          <w:bCs/>
        </w:rPr>
        <w:t xml:space="preserve"> (HAO, 2108)</w:t>
      </w:r>
      <w:r w:rsidRPr="00201E73">
        <w:rPr>
          <w:bCs/>
        </w:rPr>
        <w:t>.</w:t>
      </w:r>
    </w:p>
    <w:p w14:paraId="0C2EB9E8" w14:textId="42208129" w:rsidR="00F639F1" w:rsidRPr="00201E73" w:rsidDel="002F07D6" w:rsidRDefault="00D24331" w:rsidP="009D51D6">
      <w:pPr>
        <w:pStyle w:val="PargrafodaLista"/>
        <w:rPr>
          <w:del w:id="596" w:author="Sergio Di Fiore" w:date="2021-09-05T09:42:00Z"/>
        </w:rPr>
      </w:pPr>
      <w:ins w:id="597" w:author="Sergio Di Fiore" w:date="2021-09-01T08:44:00Z">
        <w:r w:rsidRPr="00201E73">
          <w:rPr>
            <w:bCs/>
          </w:rPr>
          <w:t xml:space="preserve">De certa forma, </w:t>
        </w:r>
        <w:r w:rsidR="00170E66" w:rsidRPr="00201E73">
          <w:rPr>
            <w:bCs/>
          </w:rPr>
          <w:t xml:space="preserve">pode-se dizer que o campo de </w:t>
        </w:r>
      </w:ins>
      <w:proofErr w:type="spellStart"/>
      <w:r w:rsidR="00F639F1" w:rsidRPr="00201E73">
        <w:rPr>
          <w:bCs/>
          <w:i/>
          <w:iCs/>
        </w:rPr>
        <w:t>Deep</w:t>
      </w:r>
      <w:proofErr w:type="spellEnd"/>
      <w:r w:rsidR="00F639F1" w:rsidRPr="00201E73">
        <w:rPr>
          <w:bCs/>
          <w:i/>
          <w:iCs/>
        </w:rPr>
        <w:t xml:space="preserve"> Learning</w:t>
      </w:r>
      <w:ins w:id="598" w:author="ADRIANE BELLUCI BELORIO DE CASTRO" w:date="2021-08-04T14:44:00Z">
        <w:r w:rsidR="004C51DB" w:rsidRPr="00201E73">
          <w:rPr>
            <w:bCs/>
          </w:rPr>
          <w:t>,</w:t>
        </w:r>
      </w:ins>
      <w:r w:rsidR="00C159DE" w:rsidRPr="00201E73">
        <w:rPr>
          <w:bCs/>
          <w:i/>
          <w:iCs/>
        </w:rPr>
        <w:t xml:space="preserve"> </w:t>
      </w:r>
      <w:del w:id="599" w:author="Sergio Di Fiore" w:date="2021-09-01T08:44:00Z">
        <w:r w:rsidR="00F639F1" w:rsidRPr="00201E73" w:rsidDel="00170E66">
          <w:rPr>
            <w:bCs/>
          </w:rPr>
          <w:delText>por sua vez</w:delText>
        </w:r>
      </w:del>
      <w:ins w:id="600" w:author="ADRIANE BELLUCI BELORIO DE CASTRO" w:date="2021-08-04T14:44:00Z">
        <w:del w:id="601" w:author="Sergio Di Fiore" w:date="2021-09-01T08:44:00Z">
          <w:r w:rsidR="004C51DB" w:rsidRPr="00201E73" w:rsidDel="00170E66">
            <w:rPr>
              <w:bCs/>
            </w:rPr>
            <w:delText>,</w:delText>
          </w:r>
        </w:del>
      </w:ins>
      <w:del w:id="602" w:author="Sergio Di Fiore" w:date="2021-09-01T08:44:00Z">
        <w:r w:rsidR="00F639F1" w:rsidRPr="00201E73" w:rsidDel="00170E66">
          <w:rPr>
            <w:bCs/>
          </w:rPr>
          <w:delText xml:space="preserve"> </w:delText>
        </w:r>
      </w:del>
      <w:r w:rsidR="00F639F1" w:rsidRPr="00201E73">
        <w:rPr>
          <w:bCs/>
        </w:rPr>
        <w:t xml:space="preserve">nada mais é do que o aprendizado de máquinas com </w:t>
      </w:r>
      <w:ins w:id="603" w:author="Sergio Di Fiore" w:date="2021-09-01T08:45:00Z">
        <w:r w:rsidR="007C6717" w:rsidRPr="00201E73">
          <w:rPr>
            <w:bCs/>
          </w:rPr>
          <w:t>“</w:t>
        </w:r>
      </w:ins>
      <w:commentRangeStart w:id="604"/>
      <w:commentRangeStart w:id="605"/>
      <w:r w:rsidR="00F639F1" w:rsidRPr="00201E73">
        <w:rPr>
          <w:bCs/>
        </w:rPr>
        <w:t>anabolizantes</w:t>
      </w:r>
      <w:commentRangeEnd w:id="604"/>
      <w:r w:rsidR="004C51DB" w:rsidRPr="009D51D6">
        <w:rPr>
          <w:rStyle w:val="Refdecomentrio"/>
          <w:rFonts w:eastAsiaTheme="minorHAnsi" w:cstheme="minorBidi"/>
          <w:lang w:eastAsia="en-US"/>
        </w:rPr>
        <w:commentReference w:id="604"/>
      </w:r>
      <w:commentRangeEnd w:id="605"/>
      <w:r w:rsidR="00DB0B9A" w:rsidRPr="001F752C">
        <w:rPr>
          <w:rStyle w:val="Refdecomentrio"/>
          <w:rFonts w:eastAsiaTheme="minorHAnsi" w:cstheme="minorBidi"/>
          <w:lang w:eastAsia="en-US"/>
        </w:rPr>
        <w:commentReference w:id="605"/>
      </w:r>
      <w:ins w:id="606" w:author="Sergio Di Fiore" w:date="2021-09-01T08:45:00Z">
        <w:r w:rsidR="007C6717" w:rsidRPr="009D51D6">
          <w:rPr>
            <w:bCs/>
          </w:rPr>
          <w:t>”</w:t>
        </w:r>
      </w:ins>
      <w:ins w:id="607" w:author="Sergio Di Fiore" w:date="2021-09-05T10:13:00Z">
        <w:r w:rsidR="00EE3711" w:rsidRPr="001F752C">
          <w:rPr>
            <w:bCs/>
          </w:rPr>
          <w:t xml:space="preserve">, </w:t>
        </w:r>
      </w:ins>
      <w:ins w:id="608" w:author="Sergio Di Fiore" w:date="2021-09-05T16:05:00Z">
        <w:r w:rsidR="00CC17A7" w:rsidRPr="001F752C">
          <w:rPr>
            <w:bCs/>
          </w:rPr>
          <w:t>ou em resumo</w:t>
        </w:r>
      </w:ins>
      <w:del w:id="609" w:author="Sergio Di Fiore" w:date="2021-09-01T08:44:00Z">
        <w:r w:rsidR="00F639F1" w:rsidRPr="00201E73" w:rsidDel="007C6717">
          <w:rPr>
            <w:bCs/>
          </w:rPr>
          <w:delText>.</w:delText>
        </w:r>
      </w:del>
      <w:del w:id="610" w:author="Sergio Di Fiore" w:date="2021-09-05T10:13:00Z">
        <w:r w:rsidR="00F639F1" w:rsidRPr="00201E73" w:rsidDel="00EE3711">
          <w:rPr>
            <w:bCs/>
          </w:rPr>
          <w:delText xml:space="preserve"> </w:delText>
        </w:r>
      </w:del>
      <w:ins w:id="611" w:author="Sergio Di Fiore" w:date="2021-09-01T08:47:00Z">
        <w:r w:rsidR="00EB125A" w:rsidRPr="00201E73">
          <w:rPr>
            <w:bCs/>
          </w:rPr>
          <w:t xml:space="preserve">, </w:t>
        </w:r>
      </w:ins>
      <w:ins w:id="612" w:author="Sergio Di Fiore" w:date="2021-09-05T16:05:00Z">
        <w:r w:rsidR="00C91058" w:rsidRPr="00201E73">
          <w:rPr>
            <w:bCs/>
          </w:rPr>
          <w:t xml:space="preserve">que </w:t>
        </w:r>
      </w:ins>
      <w:ins w:id="613" w:author="Sergio Di Fiore" w:date="2021-09-01T08:47:00Z">
        <w:r w:rsidR="00EB125A" w:rsidRPr="00201E73">
          <w:rPr>
            <w:bCs/>
          </w:rPr>
          <w:t>t</w:t>
        </w:r>
      </w:ins>
      <w:del w:id="614" w:author="Sergio Di Fiore" w:date="2021-09-01T08:47:00Z">
        <w:r w:rsidR="00F639F1" w:rsidRPr="00201E73" w:rsidDel="00EB125A">
          <w:rPr>
            <w:bCs/>
          </w:rPr>
          <w:delText>T</w:delText>
        </w:r>
      </w:del>
      <w:r w:rsidR="00F639F1" w:rsidRPr="00201E73">
        <w:rPr>
          <w:bCs/>
        </w:rPr>
        <w:t>em a capacidade de encontrar, e amplificar, mesmo os menores padrões</w:t>
      </w:r>
      <w:ins w:id="615" w:author="Sergio Di Fiore" w:date="2021-09-05T09:41:00Z">
        <w:r w:rsidR="00DD474E" w:rsidRPr="00201E73">
          <w:rPr>
            <w:bCs/>
          </w:rPr>
          <w:t>, sendo composta p</w:t>
        </w:r>
      </w:ins>
      <w:ins w:id="616" w:author="Sergio Di Fiore" w:date="2021-09-05T16:05:00Z">
        <w:r w:rsidR="00C91058" w:rsidRPr="00201E73">
          <w:rPr>
            <w:bCs/>
          </w:rPr>
          <w:t>ela</w:t>
        </w:r>
      </w:ins>
      <w:ins w:id="617" w:author="Sergio Di Fiore" w:date="2021-09-05T09:41:00Z">
        <w:r w:rsidR="00DD474E" w:rsidRPr="00201E73">
          <w:rPr>
            <w:bCs/>
          </w:rPr>
          <w:t xml:space="preserve"> </w:t>
        </w:r>
      </w:ins>
      <w:del w:id="618" w:author="Sergio Di Fiore" w:date="2021-09-05T09:41:00Z">
        <w:r w:rsidR="00F639F1" w:rsidRPr="00201E73" w:rsidDel="00DD474E">
          <w:rPr>
            <w:bCs/>
          </w:rPr>
          <w:delText xml:space="preserve">. Nada </w:delText>
        </w:r>
      </w:del>
      <w:ins w:id="619" w:author="Sergio Di Fiore" w:date="2021-09-05T09:41:00Z">
        <w:r w:rsidR="00085CC8" w:rsidRPr="00201E73">
          <w:rPr>
            <w:bCs/>
          </w:rPr>
          <w:t xml:space="preserve">de </w:t>
        </w:r>
      </w:ins>
      <w:ins w:id="620" w:author="Sergio Di Fiore" w:date="2021-09-05T16:05:00Z">
        <w:r w:rsidR="00C91058" w:rsidRPr="00201E73">
          <w:rPr>
            <w:bCs/>
          </w:rPr>
          <w:t>referida</w:t>
        </w:r>
      </w:ins>
      <w:ins w:id="621" w:author="Sergio Di Fiore" w:date="2021-09-05T09:41:00Z">
        <w:r w:rsidR="00085CC8" w:rsidRPr="00201E73">
          <w:rPr>
            <w:bCs/>
          </w:rPr>
          <w:t xml:space="preserve"> camada de neurônios “ocultos” </w:t>
        </w:r>
      </w:ins>
      <w:del w:id="622" w:author="Sergio Di Fiore" w:date="2021-09-05T09:41:00Z">
        <w:r w:rsidR="00F639F1" w:rsidRPr="00201E73" w:rsidDel="00085CC8">
          <w:rPr>
            <w:bCs/>
          </w:rPr>
          <w:delText xml:space="preserve">mais é do que </w:delText>
        </w:r>
      </w:del>
      <w:ins w:id="623" w:author="Sergio Di Fiore" w:date="2021-09-05T09:41:00Z">
        <w:r w:rsidR="00085CC8" w:rsidRPr="00201E73">
          <w:rPr>
            <w:bCs/>
          </w:rPr>
          <w:t>desta forma car</w:t>
        </w:r>
      </w:ins>
      <w:ins w:id="624" w:author="Sergio Di Fiore" w:date="2021-09-05T09:42:00Z">
        <w:r w:rsidR="00085CC8" w:rsidRPr="00201E73">
          <w:rPr>
            <w:bCs/>
          </w:rPr>
          <w:t xml:space="preserve">acterizando </w:t>
        </w:r>
      </w:ins>
      <w:r w:rsidR="00F639F1" w:rsidRPr="00201E73">
        <w:rPr>
          <w:bCs/>
        </w:rPr>
        <w:t xml:space="preserve">uma rede </w:t>
      </w:r>
      <w:del w:id="625" w:author="Sergio Di Fiore" w:date="2021-09-05T09:42:00Z">
        <w:r w:rsidR="00F639F1" w:rsidRPr="00201E73" w:rsidDel="00085CC8">
          <w:rPr>
            <w:bCs/>
          </w:rPr>
          <w:delText xml:space="preserve">caracterizada pelo fato de possuir </w:delText>
        </w:r>
      </w:del>
      <w:ins w:id="626" w:author="Sergio Di Fiore" w:date="2021-09-05T09:42:00Z">
        <w:r w:rsidR="00085CC8" w:rsidRPr="00201E73">
          <w:rPr>
            <w:bCs/>
          </w:rPr>
          <w:t xml:space="preserve">de </w:t>
        </w:r>
      </w:ins>
      <w:r w:rsidR="00F639F1" w:rsidRPr="00201E73">
        <w:rPr>
          <w:bCs/>
        </w:rPr>
        <w:t>muitos níveis, de simples nós computacionais</w:t>
      </w:r>
      <w:ins w:id="627" w:author="Sergio Di Fiore" w:date="2021-09-05T16:05:00Z">
        <w:r w:rsidR="00E5637E" w:rsidRPr="00201E73">
          <w:rPr>
            <w:bCs/>
          </w:rPr>
          <w:t>,</w:t>
        </w:r>
      </w:ins>
      <w:r w:rsidR="00F639F1" w:rsidRPr="00201E73">
        <w:rPr>
          <w:bCs/>
        </w:rPr>
        <w:t xml:space="preserve"> e que trabalham juntos para realizar a previsão</w:t>
      </w:r>
      <w:ins w:id="628" w:author="Sergio Di Fiore" w:date="2021-09-05T09:44:00Z">
        <w:r w:rsidR="00D7714D" w:rsidRPr="00201E73">
          <w:rPr>
            <w:bCs/>
          </w:rPr>
          <w:t>.</w:t>
        </w:r>
      </w:ins>
      <w:del w:id="629" w:author="Sergio Di Fiore" w:date="2021-09-05T09:44:00Z">
        <w:r w:rsidR="00F639F1" w:rsidRPr="00201E73" w:rsidDel="00D7714D">
          <w:rPr>
            <w:bCs/>
          </w:rPr>
          <w:delText>.</w:delText>
        </w:r>
      </w:del>
      <w:r w:rsidR="00F639F1" w:rsidRPr="00201E73">
        <w:rPr>
          <w:bCs/>
        </w:rPr>
        <w:t xml:space="preserve"> O grande diferencial </w:t>
      </w:r>
      <w:del w:id="630" w:author="Sergio Di Fiore" w:date="2021-09-05T16:06:00Z">
        <w:r w:rsidR="00F639F1" w:rsidRPr="00201E73" w:rsidDel="00E5637E">
          <w:rPr>
            <w:bCs/>
          </w:rPr>
          <w:delText xml:space="preserve">é </w:delText>
        </w:r>
      </w:del>
      <w:ins w:id="631" w:author="Sergio Di Fiore" w:date="2021-09-05T16:06:00Z">
        <w:r w:rsidR="00E5637E" w:rsidRPr="00201E73">
          <w:rPr>
            <w:bCs/>
          </w:rPr>
          <w:t xml:space="preserve">está </w:t>
        </w:r>
      </w:ins>
      <w:r w:rsidR="00F639F1" w:rsidRPr="00201E73">
        <w:rPr>
          <w:bCs/>
        </w:rPr>
        <w:t xml:space="preserve">na técnica necessária para treiná-las, </w:t>
      </w:r>
      <w:r w:rsidR="00C159DE" w:rsidRPr="00201E73">
        <w:rPr>
          <w:bCs/>
        </w:rPr>
        <w:t>que</w:t>
      </w:r>
      <w:del w:id="632" w:author="ADRIANE BELLUCI BELORIO DE CASTRO" w:date="2021-08-04T14:45:00Z">
        <w:r w:rsidR="00C159DE" w:rsidRPr="00201E73" w:rsidDel="004C51DB">
          <w:rPr>
            <w:bCs/>
          </w:rPr>
          <w:delText xml:space="preserve"> </w:delText>
        </w:r>
      </w:del>
      <w:r w:rsidR="00F639F1" w:rsidRPr="00201E73">
        <w:rPr>
          <w:bCs/>
        </w:rPr>
        <w:t xml:space="preserve"> foi desenvolvida em 1986 por </w:t>
      </w:r>
      <w:r w:rsidR="00F639F1" w:rsidRPr="00201E73">
        <w:t xml:space="preserve">Geoffrey </w:t>
      </w:r>
      <w:proofErr w:type="spellStart"/>
      <w:r w:rsidR="00F639F1" w:rsidRPr="00201E73">
        <w:t>Hinton</w:t>
      </w:r>
      <w:proofErr w:type="spellEnd"/>
      <w:r w:rsidR="00F639F1" w:rsidRPr="00201E73">
        <w:t>.</w:t>
      </w:r>
    </w:p>
    <w:p w14:paraId="3F40B1BB" w14:textId="094CC566" w:rsidR="001D17DC" w:rsidRPr="00201E73" w:rsidRDefault="00F639F1" w:rsidP="001F752C">
      <w:pPr>
        <w:pStyle w:val="PargrafodaLista"/>
      </w:pPr>
      <w:del w:id="633" w:author="Sergio Di Fiore" w:date="2021-09-05T09:42:00Z">
        <w:r w:rsidRPr="00201E73" w:rsidDel="002F07D6">
          <w:delText xml:space="preserve">A grande descoberta </w:delText>
        </w:r>
        <w:r w:rsidR="00903632" w:rsidRPr="00201E73" w:rsidDel="002F07D6">
          <w:delText>é que a</w:delText>
        </w:r>
        <w:r w:rsidRPr="00201E73" w:rsidDel="002F07D6">
          <w:delText xml:space="preserve"> retroalimentação (</w:delText>
        </w:r>
        <w:r w:rsidRPr="00201E73" w:rsidDel="002F07D6">
          <w:rPr>
            <w:i/>
            <w:iCs/>
          </w:rPr>
          <w:delText>backpropagation</w:delText>
        </w:r>
        <w:r w:rsidRPr="00201E73" w:rsidDel="002F07D6">
          <w:delText xml:space="preserve">) pode treinar uma rede neural </w:delText>
        </w:r>
        <w:r w:rsidRPr="00201E73" w:rsidDel="002F07D6">
          <w:rPr>
            <w:i/>
            <w:iCs/>
          </w:rPr>
          <w:delText>deep</w:delText>
        </w:r>
        <w:r w:rsidRPr="00201E73" w:rsidDel="002F07D6">
          <w:delText xml:space="preserve">. Ainda assim, levaram 26 anos para que o avanço da tecnologia de hardware conseguisse fornecer a potência de processamento e velocidade </w:delText>
        </w:r>
        <w:r w:rsidR="00C159DE" w:rsidRPr="00201E73" w:rsidDel="002F07D6">
          <w:delText>adequados</w:delText>
        </w:r>
        <w:r w:rsidRPr="00201E73" w:rsidDel="002F07D6">
          <w:delText xml:space="preserve"> para que essa desco</w:delText>
        </w:r>
        <w:r w:rsidR="00C159DE" w:rsidRPr="00201E73" w:rsidDel="002F07D6">
          <w:delText>berta fosse colocada em prática (Figura 4).</w:delText>
        </w:r>
      </w:del>
    </w:p>
    <w:p w14:paraId="7BED50B7" w14:textId="2340EE91" w:rsidR="00F65475" w:rsidRPr="00201E73" w:rsidDel="000D5522" w:rsidRDefault="00F65475" w:rsidP="001D17DC">
      <w:pPr>
        <w:pStyle w:val="PargrafodaLista"/>
        <w:rPr>
          <w:del w:id="634" w:author="Sergio Di Fiore" w:date="2021-09-05T10:12:00Z"/>
        </w:rPr>
      </w:pPr>
    </w:p>
    <w:p w14:paraId="1F2DCAF1" w14:textId="0114C099" w:rsidR="00F639F1" w:rsidRPr="00201E73" w:rsidDel="008E4354" w:rsidRDefault="00F639F1" w:rsidP="009D51D6">
      <w:pPr>
        <w:spacing w:after="0"/>
        <w:ind w:firstLine="0"/>
        <w:jc w:val="center"/>
        <w:rPr>
          <w:del w:id="635" w:author="Sergio Di Fiore" w:date="2021-09-01T16:28:00Z"/>
          <w:bCs/>
          <w:color w:val="44546A" w:themeColor="text2"/>
          <w:sz w:val="18"/>
          <w:szCs w:val="24"/>
        </w:rPr>
      </w:pPr>
      <w:del w:id="636" w:author="Sergio Di Fiore" w:date="2021-09-01T16:28:00Z">
        <w:r w:rsidRPr="00CA58E6" w:rsidDel="00F131CF">
          <w:rPr>
            <w:bCs/>
            <w:i/>
            <w:iCs/>
            <w:color w:val="44546A" w:themeColor="text2"/>
            <w:sz w:val="18"/>
            <w:szCs w:val="24"/>
            <w:rPrChange w:id="637" w:author="Sergio Di Fiore" w:date="2021-09-05T17:01:00Z">
              <w:rPr>
                <w:rFonts w:eastAsia="Calibri" w:cs="Times New Roman"/>
                <w:bCs/>
                <w:szCs w:val="24"/>
                <w:lang w:eastAsia="pt-BR"/>
              </w:rPr>
            </w:rPrChange>
          </w:rPr>
          <w:delText>Figura 4</w:delText>
        </w:r>
        <w:r w:rsidR="00C159DE" w:rsidRPr="00CA58E6" w:rsidDel="00F131CF">
          <w:rPr>
            <w:bCs/>
            <w:i/>
            <w:iCs/>
            <w:color w:val="44546A" w:themeColor="text2"/>
            <w:sz w:val="18"/>
            <w:szCs w:val="24"/>
            <w:rPrChange w:id="638" w:author="Sergio Di Fiore" w:date="2021-09-05T17:01:00Z">
              <w:rPr>
                <w:rFonts w:eastAsia="Calibri" w:cs="Times New Roman"/>
                <w:bCs/>
                <w:szCs w:val="24"/>
                <w:lang w:eastAsia="pt-BR"/>
              </w:rPr>
            </w:rPrChange>
          </w:rPr>
          <w:delText xml:space="preserve">. </w:delText>
        </w:r>
        <w:r w:rsidRPr="00CA58E6" w:rsidDel="00F131CF">
          <w:rPr>
            <w:bCs/>
            <w:i/>
            <w:iCs/>
            <w:color w:val="44546A" w:themeColor="text2"/>
            <w:sz w:val="18"/>
            <w:szCs w:val="24"/>
            <w:rPrChange w:id="639" w:author="Sergio Di Fiore" w:date="2021-09-05T17:01:00Z">
              <w:rPr>
                <w:rFonts w:eastAsia="Calibri" w:cs="Times New Roman"/>
                <w:bCs/>
                <w:szCs w:val="24"/>
                <w:lang w:eastAsia="pt-BR"/>
              </w:rPr>
            </w:rPrChange>
          </w:rPr>
          <w:delText xml:space="preserve">Fluxograma </w:delText>
        </w:r>
        <w:r w:rsidRPr="00CA58E6" w:rsidDel="00F131CF">
          <w:rPr>
            <w:bCs/>
            <w:color w:val="44546A" w:themeColor="text2"/>
            <w:sz w:val="18"/>
            <w:szCs w:val="24"/>
            <w:rPrChange w:id="640" w:author="Sergio Di Fiore" w:date="2021-09-05T17:01:00Z">
              <w:rPr>
                <w:rFonts w:eastAsia="Calibri" w:cs="Times New Roman"/>
                <w:bCs/>
                <w:i/>
                <w:iCs/>
                <w:szCs w:val="24"/>
                <w:lang w:eastAsia="pt-BR"/>
              </w:rPr>
            </w:rPrChange>
          </w:rPr>
          <w:delText>Deep Learning</w:delText>
        </w:r>
      </w:del>
    </w:p>
    <w:p w14:paraId="038D3103" w14:textId="355AE967" w:rsidR="001D17DC" w:rsidRPr="00201E73" w:rsidDel="003225B8" w:rsidRDefault="00AF31A0" w:rsidP="00AF31A0">
      <w:pPr>
        <w:spacing w:after="0"/>
        <w:ind w:firstLine="0"/>
        <w:rPr>
          <w:del w:id="641" w:author="Sergio Di Fiore" w:date="2021-09-01T16:28:00Z"/>
          <w:rFonts w:eastAsia="Calibri" w:cs="Times New Roman"/>
          <w:bCs/>
          <w:szCs w:val="20"/>
          <w:lang w:eastAsia="pt-BR"/>
        </w:rPr>
      </w:pPr>
      <w:ins w:id="642" w:author="Sergio Di Fiore" w:date="2021-09-05T09:48:00Z">
        <w:r w:rsidRPr="00CA58E6">
          <w:rPr>
            <w:rFonts w:eastAsia="Calibri" w:cs="Times New Roman"/>
            <w:bCs/>
            <w:szCs w:val="20"/>
            <w:lang w:eastAsia="pt-BR"/>
            <w:rPrChange w:id="643" w:author="Sergio Di Fiore" w:date="2021-09-05T17:01:00Z">
              <w:rPr>
                <w:bCs/>
                <w:i/>
                <w:iCs/>
                <w:szCs w:val="24"/>
              </w:rPr>
            </w:rPrChange>
          </w:rPr>
          <w:t xml:space="preserve">A figura </w:t>
        </w:r>
      </w:ins>
      <w:ins w:id="644" w:author="Sergio Di Fiore" w:date="2021-09-05T10:12:00Z">
        <w:r w:rsidR="000D5522" w:rsidRPr="009D51D6">
          <w:rPr>
            <w:bCs/>
          </w:rPr>
          <w:t>4</w:t>
        </w:r>
      </w:ins>
      <w:ins w:id="645" w:author="Sergio Di Fiore" w:date="2021-09-05T09:48:00Z">
        <w:r w:rsidRPr="00CA58E6">
          <w:rPr>
            <w:rFonts w:eastAsia="Calibri" w:cs="Times New Roman"/>
            <w:bCs/>
            <w:szCs w:val="20"/>
            <w:lang w:eastAsia="pt-BR"/>
            <w:rPrChange w:id="646" w:author="Sergio Di Fiore" w:date="2021-09-05T17:01:00Z">
              <w:rPr>
                <w:bCs/>
                <w:i/>
                <w:iCs/>
                <w:szCs w:val="24"/>
              </w:rPr>
            </w:rPrChange>
          </w:rPr>
          <w:t xml:space="preserve"> </w:t>
        </w:r>
      </w:ins>
      <w:ins w:id="647" w:author="Sergio Di Fiore" w:date="2021-09-05T16:06:00Z">
        <w:r w:rsidR="00CC7A36" w:rsidRPr="009D51D6">
          <w:rPr>
            <w:bCs/>
          </w:rPr>
          <w:t>apresentada a</w:t>
        </w:r>
      </w:ins>
      <w:ins w:id="648" w:author="Sergio Di Fiore" w:date="2021-09-05T16:07:00Z">
        <w:r w:rsidR="00CC7A36" w:rsidRPr="001F752C">
          <w:rPr>
            <w:bCs/>
          </w:rPr>
          <w:t>nteriormente traz</w:t>
        </w:r>
      </w:ins>
      <w:ins w:id="649" w:author="Sergio Di Fiore" w:date="2021-09-05T09:48:00Z">
        <w:r w:rsidRPr="00CA58E6">
          <w:rPr>
            <w:rFonts w:eastAsia="Calibri" w:cs="Times New Roman"/>
            <w:bCs/>
            <w:szCs w:val="20"/>
            <w:lang w:eastAsia="pt-BR"/>
            <w:rPrChange w:id="650" w:author="Sergio Di Fiore" w:date="2021-09-05T17:01:00Z">
              <w:rPr>
                <w:bCs/>
                <w:i/>
                <w:iCs/>
                <w:szCs w:val="24"/>
              </w:rPr>
            </w:rPrChange>
          </w:rPr>
          <w:t xml:space="preserve"> um perceptron com </w:t>
        </w:r>
      </w:ins>
      <w:ins w:id="651" w:author="Sergio Di Fiore" w:date="2021-09-05T16:07:00Z">
        <w:r w:rsidR="00CC7A36" w:rsidRPr="009D51D6">
          <w:rPr>
            <w:bCs/>
          </w:rPr>
          <w:t>duas</w:t>
        </w:r>
      </w:ins>
      <w:ins w:id="652" w:author="Sergio Di Fiore" w:date="2021-09-05T09:48:00Z">
        <w:r w:rsidRPr="00CA58E6">
          <w:rPr>
            <w:rFonts w:eastAsia="Calibri" w:cs="Times New Roman"/>
            <w:bCs/>
            <w:szCs w:val="20"/>
            <w:lang w:eastAsia="pt-BR"/>
            <w:rPrChange w:id="653" w:author="Sergio Di Fiore" w:date="2021-09-05T17:01:00Z">
              <w:rPr>
                <w:bCs/>
                <w:i/>
                <w:iCs/>
                <w:szCs w:val="24"/>
              </w:rPr>
            </w:rPrChange>
          </w:rPr>
          <w:t xml:space="preserve"> camada</w:t>
        </w:r>
      </w:ins>
      <w:ins w:id="654" w:author="Sergio Di Fiore" w:date="2021-09-05T16:07:00Z">
        <w:r w:rsidR="00CC7A36" w:rsidRPr="009D51D6">
          <w:rPr>
            <w:bCs/>
          </w:rPr>
          <w:t>s</w:t>
        </w:r>
      </w:ins>
      <w:ins w:id="655" w:author="Sergio Di Fiore" w:date="2021-09-05T09:48:00Z">
        <w:r w:rsidRPr="00CA58E6">
          <w:rPr>
            <w:rFonts w:eastAsia="Calibri" w:cs="Times New Roman"/>
            <w:bCs/>
            <w:szCs w:val="20"/>
            <w:lang w:eastAsia="pt-BR"/>
            <w:rPrChange w:id="656" w:author="Sergio Di Fiore" w:date="2021-09-05T17:01:00Z">
              <w:rPr>
                <w:bCs/>
                <w:i/>
                <w:iCs/>
                <w:szCs w:val="24"/>
              </w:rPr>
            </w:rPrChange>
          </w:rPr>
          <w:t xml:space="preserve"> adiciona</w:t>
        </w:r>
      </w:ins>
      <w:ins w:id="657" w:author="Sergio Di Fiore" w:date="2021-09-05T16:07:00Z">
        <w:r w:rsidR="00CC7A36" w:rsidRPr="009D51D6">
          <w:rPr>
            <w:bCs/>
          </w:rPr>
          <w:t>is</w:t>
        </w:r>
      </w:ins>
      <w:ins w:id="658" w:author="Sergio Di Fiore" w:date="2021-09-05T09:48:00Z">
        <w:r w:rsidRPr="00CA58E6">
          <w:rPr>
            <w:rFonts w:eastAsia="Calibri" w:cs="Times New Roman"/>
            <w:bCs/>
            <w:szCs w:val="20"/>
            <w:lang w:eastAsia="pt-BR"/>
            <w:rPrChange w:id="659" w:author="Sergio Di Fiore" w:date="2021-09-05T17:01:00Z">
              <w:rPr>
                <w:bCs/>
                <w:i/>
                <w:iCs/>
                <w:szCs w:val="24"/>
              </w:rPr>
            </w:rPrChange>
          </w:rPr>
          <w:t xml:space="preserve"> às de entrada e de saída</w:t>
        </w:r>
        <w:r w:rsidR="005E3AE1" w:rsidRPr="009D51D6">
          <w:rPr>
            <w:rFonts w:eastAsia="Calibri" w:cs="Times New Roman"/>
            <w:bCs/>
            <w:szCs w:val="20"/>
            <w:lang w:eastAsia="pt-BR"/>
          </w:rPr>
          <w:t>, o que</w:t>
        </w:r>
      </w:ins>
      <w:ins w:id="660" w:author="Sergio Di Fiore" w:date="2021-09-05T16:07:00Z">
        <w:r w:rsidR="00CC7A36" w:rsidRPr="001F752C">
          <w:rPr>
            <w:bCs/>
          </w:rPr>
          <w:t xml:space="preserve">, como </w:t>
        </w:r>
        <w:r w:rsidR="008F6A76" w:rsidRPr="001F752C">
          <w:rPr>
            <w:bCs/>
          </w:rPr>
          <w:t>já</w:t>
        </w:r>
        <w:r w:rsidR="008F6A76" w:rsidRPr="009C7944">
          <w:rPr>
            <w:bCs/>
          </w:rPr>
          <w:t xml:space="preserve"> </w:t>
        </w:r>
        <w:r w:rsidR="008F6A76" w:rsidRPr="00201E73">
          <w:rPr>
            <w:bCs/>
          </w:rPr>
          <w:t xml:space="preserve">dito, </w:t>
        </w:r>
      </w:ins>
      <w:ins w:id="661" w:author="Sergio Di Fiore" w:date="2021-09-05T09:49:00Z">
        <w:r w:rsidR="005E3AE1" w:rsidRPr="00201E73">
          <w:rPr>
            <w:rFonts w:eastAsia="Calibri" w:cs="Times New Roman"/>
            <w:bCs/>
            <w:szCs w:val="20"/>
            <w:lang w:eastAsia="pt-BR"/>
          </w:rPr>
          <w:t xml:space="preserve">caracteriza uma </w:t>
        </w:r>
        <w:proofErr w:type="spellStart"/>
        <w:r w:rsidR="005E3AE1" w:rsidRPr="00201E73">
          <w:rPr>
            <w:rFonts w:eastAsia="Calibri" w:cs="Times New Roman"/>
            <w:bCs/>
            <w:i/>
            <w:iCs/>
            <w:szCs w:val="20"/>
            <w:lang w:eastAsia="pt-BR"/>
          </w:rPr>
          <w:t>Deep</w:t>
        </w:r>
        <w:proofErr w:type="spellEnd"/>
        <w:r w:rsidR="005E3AE1" w:rsidRPr="00201E73">
          <w:rPr>
            <w:rFonts w:eastAsia="Calibri" w:cs="Times New Roman"/>
            <w:bCs/>
            <w:i/>
            <w:iCs/>
            <w:szCs w:val="20"/>
            <w:lang w:eastAsia="pt-BR"/>
          </w:rPr>
          <w:t xml:space="preserve"> </w:t>
        </w:r>
        <w:proofErr w:type="spellStart"/>
        <w:r w:rsidR="005E3AE1" w:rsidRPr="00201E73">
          <w:rPr>
            <w:rFonts w:eastAsia="Calibri" w:cs="Times New Roman"/>
            <w:bCs/>
            <w:i/>
            <w:iCs/>
            <w:szCs w:val="20"/>
            <w:lang w:eastAsia="pt-BR"/>
          </w:rPr>
          <w:t>learning</w:t>
        </w:r>
        <w:proofErr w:type="spellEnd"/>
        <w:r w:rsidR="005E3AE1" w:rsidRPr="00201E73">
          <w:rPr>
            <w:rFonts w:eastAsia="Calibri" w:cs="Times New Roman"/>
            <w:bCs/>
            <w:i/>
            <w:iCs/>
            <w:szCs w:val="20"/>
            <w:lang w:eastAsia="pt-BR"/>
          </w:rPr>
          <w:t>.</w:t>
        </w:r>
      </w:ins>
      <w:ins w:id="662" w:author="Sergio Di Fiore" w:date="2021-09-05T09:48:00Z">
        <w:r w:rsidRPr="00CA58E6">
          <w:rPr>
            <w:rFonts w:eastAsia="Calibri" w:cs="Times New Roman"/>
            <w:bCs/>
            <w:szCs w:val="20"/>
            <w:lang w:eastAsia="pt-BR"/>
            <w:rPrChange w:id="663" w:author="Sergio Di Fiore" w:date="2021-09-05T17:01:00Z">
              <w:rPr>
                <w:bCs/>
                <w:i/>
                <w:iCs/>
                <w:szCs w:val="24"/>
              </w:rPr>
            </w:rPrChange>
          </w:rPr>
          <w:t xml:space="preserve"> A primeira camada pesa as entradas e toma alguma decisão. Neste exemplo, a saída dessas entradas é alimentada numa nova camada ( a segunda </w:t>
        </w:r>
      </w:ins>
      <w:ins w:id="664" w:author="Sergio Di Fiore" w:date="2021-09-05T16:07:00Z">
        <w:r w:rsidR="008F6A76" w:rsidRPr="009D51D6">
          <w:rPr>
            <w:bCs/>
          </w:rPr>
          <w:t xml:space="preserve">do </w:t>
        </w:r>
      </w:ins>
      <w:ins w:id="665" w:author="Sergio Di Fiore" w:date="2021-09-05T09:48:00Z">
        <w:r w:rsidRPr="00CA58E6">
          <w:rPr>
            <w:rFonts w:eastAsia="Calibri" w:cs="Times New Roman"/>
            <w:bCs/>
            <w:szCs w:val="20"/>
            <w:lang w:eastAsia="pt-BR"/>
            <w:rPrChange w:id="666" w:author="Sergio Di Fiore" w:date="2021-09-05T17:01:00Z">
              <w:rPr>
                <w:bCs/>
                <w:i/>
                <w:iCs/>
                <w:szCs w:val="24"/>
              </w:rPr>
            </w:rPrChange>
          </w:rPr>
          <w:t>exemplo) que com os seus próprios pesos toma alguma outra decisão e encaminha para mais uma camada (no exemplo, a terceira) que repete o processo</w:t>
        </w:r>
      </w:ins>
      <w:ins w:id="667" w:author="Sergio Di Fiore" w:date="2021-09-05T16:08:00Z">
        <w:r w:rsidR="008F6A76" w:rsidRPr="009D51D6">
          <w:rPr>
            <w:bCs/>
          </w:rPr>
          <w:t xml:space="preserve"> e encaminha para a </w:t>
        </w:r>
        <w:r w:rsidR="008F6A76" w:rsidRPr="001F752C">
          <w:rPr>
            <w:bCs/>
          </w:rPr>
          <w:t>camada de saída</w:t>
        </w:r>
      </w:ins>
      <w:ins w:id="668" w:author="Sergio Di Fiore" w:date="2021-09-05T09:48:00Z">
        <w:r w:rsidRPr="00CA58E6">
          <w:rPr>
            <w:rFonts w:eastAsia="Calibri" w:cs="Times New Roman"/>
            <w:bCs/>
            <w:szCs w:val="20"/>
            <w:lang w:eastAsia="pt-BR"/>
            <w:rPrChange w:id="669" w:author="Sergio Di Fiore" w:date="2021-09-05T17:01:00Z">
              <w:rPr>
                <w:bCs/>
                <w:i/>
                <w:iCs/>
                <w:szCs w:val="24"/>
              </w:rPr>
            </w:rPrChange>
          </w:rPr>
          <w:t xml:space="preserve">, para só então determinar </w:t>
        </w:r>
      </w:ins>
      <w:ins w:id="670" w:author="Sergio Di Fiore" w:date="2021-09-05T16:08:00Z">
        <w:r w:rsidR="00680D16" w:rsidRPr="009D51D6">
          <w:rPr>
            <w:bCs/>
          </w:rPr>
          <w:t>o</w:t>
        </w:r>
      </w:ins>
      <w:ins w:id="671" w:author="Sergio Di Fiore" w:date="2021-09-05T09:48:00Z">
        <w:r w:rsidRPr="00CA58E6">
          <w:rPr>
            <w:rFonts w:eastAsia="Calibri" w:cs="Times New Roman"/>
            <w:bCs/>
            <w:szCs w:val="20"/>
            <w:lang w:eastAsia="pt-BR"/>
            <w:rPrChange w:id="672" w:author="Sergio Di Fiore" w:date="2021-09-05T17:01:00Z">
              <w:rPr>
                <w:bCs/>
                <w:i/>
                <w:iCs/>
                <w:szCs w:val="24"/>
              </w:rPr>
            </w:rPrChange>
          </w:rPr>
          <w:t xml:space="preserve"> resultado </w:t>
        </w:r>
      </w:ins>
      <w:ins w:id="673" w:author="Sergio Di Fiore" w:date="2021-09-05T16:08:00Z">
        <w:r w:rsidR="00680D16" w:rsidRPr="009D51D6">
          <w:rPr>
            <w:bCs/>
          </w:rPr>
          <w:t>de</w:t>
        </w:r>
      </w:ins>
      <w:ins w:id="674" w:author="Sergio Di Fiore" w:date="2021-09-05T09:48:00Z">
        <w:r w:rsidRPr="00CA58E6">
          <w:rPr>
            <w:rFonts w:eastAsia="Calibri" w:cs="Times New Roman"/>
            <w:bCs/>
            <w:szCs w:val="20"/>
            <w:lang w:eastAsia="pt-BR"/>
            <w:rPrChange w:id="675" w:author="Sergio Di Fiore" w:date="2021-09-05T17:01:00Z">
              <w:rPr>
                <w:bCs/>
                <w:i/>
                <w:iCs/>
                <w:szCs w:val="24"/>
              </w:rPr>
            </w:rPrChange>
          </w:rPr>
          <w:t xml:space="preserve"> saída. Dessa forma </w:t>
        </w:r>
      </w:ins>
      <w:ins w:id="676" w:author="Sergio Di Fiore" w:date="2021-09-05T16:08:00Z">
        <w:r w:rsidR="00680D16" w:rsidRPr="009D51D6">
          <w:rPr>
            <w:bCs/>
          </w:rPr>
          <w:t>esse</w:t>
        </w:r>
      </w:ins>
      <w:ins w:id="677" w:author="Sergio Di Fiore" w:date="2021-09-05T09:48:00Z">
        <w:r w:rsidRPr="00CA58E6">
          <w:rPr>
            <w:rFonts w:eastAsia="Calibri" w:cs="Times New Roman"/>
            <w:bCs/>
            <w:szCs w:val="20"/>
            <w:lang w:eastAsia="pt-BR"/>
            <w:rPrChange w:id="678" w:author="Sergio Di Fiore" w:date="2021-09-05T17:01:00Z">
              <w:rPr>
                <w:bCs/>
                <w:i/>
                <w:iCs/>
                <w:szCs w:val="24"/>
              </w:rPr>
            </w:rPrChange>
          </w:rPr>
          <w:t xml:space="preserve"> perceptron de muitas camadas pode tomar decisões sofisticadas.</w:t>
        </w:r>
      </w:ins>
    </w:p>
    <w:p w14:paraId="2D0846DE" w14:textId="7C573F14" w:rsidR="003225B8" w:rsidRPr="00201E73" w:rsidRDefault="003225B8" w:rsidP="00AF31A0">
      <w:pPr>
        <w:pStyle w:val="PargrafodaLista"/>
        <w:rPr>
          <w:ins w:id="679" w:author="Sergio Di Fiore" w:date="2021-09-05T09:50:00Z"/>
          <w:bCs/>
        </w:rPr>
      </w:pPr>
    </w:p>
    <w:p w14:paraId="0313949C" w14:textId="345197E3" w:rsidR="002810C8" w:rsidRPr="00201E73" w:rsidRDefault="002810C8" w:rsidP="002810C8">
      <w:pPr>
        <w:rPr>
          <w:ins w:id="680" w:author="Sergio Di Fiore" w:date="2021-09-05T09:51:00Z"/>
        </w:rPr>
      </w:pPr>
      <w:ins w:id="681" w:author="Sergio Di Fiore" w:date="2021-09-05T09:50:00Z">
        <w:r w:rsidRPr="00201E73">
          <w:rPr>
            <w:bCs/>
          </w:rPr>
          <w:t xml:space="preserve">Da equação 1 tem-se </w:t>
        </w:r>
        <w:r w:rsidRPr="00201E73">
          <w:t xml:space="preserve">que a </w:t>
        </w:r>
        <w:r w:rsidRPr="00201E73">
          <w:rPr>
            <w:iCs/>
          </w:rPr>
          <w:t>tendência</w:t>
        </w:r>
        <w:r w:rsidRPr="00201E73">
          <w:t xml:space="preserve"> de quão facilmente um perceptron pode atingir o valor 1. Para </w:t>
        </w:r>
        <w:r w:rsidRPr="00201E73">
          <w:rPr>
            <w:iCs/>
          </w:rPr>
          <w:t>tendência</w:t>
        </w:r>
        <w:r w:rsidRPr="00201E73">
          <w:t xml:space="preserve"> com valores altos, a chance de se chegar ao valor 1 é alta, já se o </w:t>
        </w:r>
        <w:r w:rsidRPr="00201E73">
          <w:rPr>
            <w:iCs/>
          </w:rPr>
          <w:t>tendência</w:t>
        </w:r>
        <w:r w:rsidRPr="00201E73">
          <w:t xml:space="preserve"> for um grande valor negativo, isto será difícil. </w:t>
        </w:r>
      </w:ins>
    </w:p>
    <w:p w14:paraId="69518A6F" w14:textId="70ECCBB9" w:rsidR="00D632C4" w:rsidRPr="00201E73" w:rsidRDefault="00D632C4" w:rsidP="00D632C4">
      <w:pPr>
        <w:rPr>
          <w:ins w:id="682" w:author="Sergio Di Fiore" w:date="2021-09-05T09:51:00Z"/>
        </w:rPr>
      </w:pPr>
      <w:ins w:id="683" w:author="Sergio Di Fiore" w:date="2021-09-05T09:51:00Z">
        <w:r w:rsidRPr="00201E73">
          <w:t xml:space="preserve">Para entender como o processo de aprendizagem pode funcionar, imagina-se (Figura </w:t>
        </w:r>
      </w:ins>
      <w:ins w:id="684" w:author="Sergio Di Fiore" w:date="2021-09-05T16:09:00Z">
        <w:r w:rsidR="00375407" w:rsidRPr="00201E73">
          <w:t>5</w:t>
        </w:r>
      </w:ins>
      <w:ins w:id="685" w:author="Sergio Di Fiore" w:date="2021-09-05T09:51:00Z">
        <w:r w:rsidRPr="00201E73">
          <w:t xml:space="preserve">) conduzir pequenas mudanças em alguns dos pesos (ou dos </w:t>
        </w:r>
        <w:r w:rsidRPr="00201E73">
          <w:rPr>
            <w:iCs/>
          </w:rPr>
          <w:t>tendência</w:t>
        </w:r>
        <w:r w:rsidRPr="00201E73">
          <w:t>) da rede</w:t>
        </w:r>
      </w:ins>
      <w:ins w:id="686" w:author="Sergio Di Fiore" w:date="2021-09-05T16:10:00Z">
        <w:r w:rsidR="00B615C1" w:rsidRPr="00201E73">
          <w:t xml:space="preserve"> para que </w:t>
        </w:r>
      </w:ins>
      <w:ins w:id="687" w:author="Sergio Di Fiore" w:date="2021-09-05T09:51:00Z">
        <w:r w:rsidRPr="00201E73">
          <w:t xml:space="preserve">às pequenas mudanças referidas somente pequenas mudanças ocorram de forma correspondente à saída. </w:t>
        </w:r>
      </w:ins>
      <w:ins w:id="688" w:author="Sergio Di Fiore" w:date="2021-09-05T16:10:00Z">
        <w:r w:rsidR="00B615C1" w:rsidRPr="00201E73">
          <w:t xml:space="preserve">Esta </w:t>
        </w:r>
      </w:ins>
      <w:ins w:id="689" w:author="Sergio Di Fiore" w:date="2021-09-05T09:51:00Z">
        <w:r w:rsidRPr="00201E73">
          <w:t>é justamente essa propriedade que torna possível o processo de aprendizagem.</w:t>
        </w:r>
      </w:ins>
    </w:p>
    <w:p w14:paraId="7FCFBE27" w14:textId="471458DC" w:rsidR="00F837FB" w:rsidRPr="001F752C" w:rsidRDefault="00F837FB">
      <w:pPr>
        <w:pStyle w:val="Legenda"/>
        <w:keepNext/>
        <w:jc w:val="center"/>
        <w:rPr>
          <w:ins w:id="690" w:author="Sergio Di Fiore" w:date="2021-09-05T09:52:00Z"/>
        </w:rPr>
        <w:pPrChange w:id="691" w:author="Sergio Di Fiore" w:date="2021-09-05T09:52:00Z">
          <w:pPr>
            <w:pStyle w:val="Legenda"/>
          </w:pPr>
        </w:pPrChange>
      </w:pPr>
      <w:ins w:id="692" w:author="Sergio Di Fiore" w:date="2021-09-05T09:52:00Z">
        <w:r w:rsidRPr="00201E73">
          <w:t xml:space="preserve">Figura </w:t>
        </w:r>
        <w:r w:rsidRPr="001F752C">
          <w:fldChar w:fldCharType="begin"/>
        </w:r>
        <w:r w:rsidRPr="00201E73">
          <w:instrText xml:space="preserve"> SEQ Figura \* ARABIC </w:instrText>
        </w:r>
      </w:ins>
      <w:r w:rsidRPr="001F752C">
        <w:fldChar w:fldCharType="separate"/>
      </w:r>
      <w:ins w:id="693" w:author="Sergio Di Fiore" w:date="2021-09-05T17:25:00Z">
        <w:r w:rsidR="00201E73">
          <w:rPr>
            <w:noProof/>
          </w:rPr>
          <w:t>5</w:t>
        </w:r>
      </w:ins>
      <w:ins w:id="694" w:author="Sergio Di Fiore" w:date="2021-09-05T09:52:00Z">
        <w:r w:rsidRPr="001F752C">
          <w:fldChar w:fldCharType="end"/>
        </w:r>
        <w:r w:rsidRPr="009D51D6">
          <w:t>. O efeito de pequenas alterações</w:t>
        </w:r>
        <w:r w:rsidRPr="001F752C">
          <w:t xml:space="preserve"> ou tendências</w:t>
        </w:r>
      </w:ins>
    </w:p>
    <w:p w14:paraId="393CB752" w14:textId="0CCE9B63" w:rsidR="00D632C4" w:rsidRPr="009D51D6" w:rsidRDefault="00F837FB">
      <w:pPr>
        <w:jc w:val="center"/>
        <w:rPr>
          <w:ins w:id="695" w:author="Sergio Di Fiore" w:date="2021-09-05T09:50:00Z"/>
        </w:rPr>
        <w:pPrChange w:id="696" w:author="Sergio Di Fiore" w:date="2021-09-05T09:51:00Z">
          <w:pPr/>
        </w:pPrChange>
      </w:pPr>
      <w:ins w:id="697" w:author="Sergio Di Fiore" w:date="2021-09-05T09:51:00Z">
        <w:r w:rsidRPr="00CA58E6">
          <w:rPr>
            <w:noProof/>
            <w:rPrChange w:id="698" w:author="Sergio Di Fiore" w:date="2021-09-05T17:01:00Z">
              <w:rPr>
                <w:noProof/>
              </w:rPr>
            </w:rPrChange>
          </w:rPr>
          <w:drawing>
            <wp:inline distT="0" distB="0" distL="0" distR="0" wp14:anchorId="6D2BE76C" wp14:editId="485A1EDB">
              <wp:extent cx="5146895" cy="3430905"/>
              <wp:effectExtent l="0" t="0" r="0" b="0"/>
              <wp:docPr id="10" name="Gráfico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96DAC541-7B7A-43D3-8B79-37D633B846F1}">
                            <asvg:svgBlip xmlns:asvg="http://schemas.microsoft.com/office/drawing/2016/SVG/main" r:embed="rId18"/>
                          </a:ext>
                        </a:extLst>
                      </a:blip>
                      <a:srcRect t="2134" r="4667" b="7992"/>
                      <a:stretch/>
                    </pic:blipFill>
                    <pic:spPr bwMode="auto">
                      <a:xfrm>
                        <a:off x="0" y="0"/>
                        <a:ext cx="5148032" cy="3431663"/>
                      </a:xfrm>
                      <a:prstGeom prst="rect">
                        <a:avLst/>
                      </a:prstGeom>
                      <a:ln>
                        <a:noFill/>
                      </a:ln>
                      <a:extLst>
                        <a:ext uri="{53640926-AAD7-44D8-BBD7-CCE9431645EC}">
                          <a14:shadowObscured xmlns:a14="http://schemas.microsoft.com/office/drawing/2010/main"/>
                        </a:ext>
                      </a:extLst>
                    </pic:spPr>
                  </pic:pic>
                </a:graphicData>
              </a:graphic>
            </wp:inline>
          </w:drawing>
        </w:r>
      </w:ins>
    </w:p>
    <w:p w14:paraId="45A854B7" w14:textId="77777777" w:rsidR="00F45D9E" w:rsidRPr="00201E73" w:rsidRDefault="00F45D9E" w:rsidP="00F45D9E">
      <w:pPr>
        <w:rPr>
          <w:ins w:id="699" w:author="Sergio Di Fiore" w:date="2021-09-05T09:52:00Z"/>
        </w:rPr>
      </w:pPr>
      <w:ins w:id="700" w:author="Sergio Di Fiore" w:date="2021-09-05T09:52:00Z">
        <w:r w:rsidRPr="001F752C">
          <w:t>Se fosse verdadeiro que pequenas</w:t>
        </w:r>
        <w:r w:rsidRPr="009C7944">
          <w:t xml:space="preserve"> modificações em pesos (ou </w:t>
        </w:r>
        <w:r w:rsidRPr="009C7944">
          <w:rPr>
            <w:iCs/>
          </w:rPr>
          <w:t>tendência</w:t>
        </w:r>
        <w:r w:rsidRPr="009C7944">
          <w:t xml:space="preserve">) provocam somente pequenas </w:t>
        </w:r>
        <w:r w:rsidRPr="00201E73">
          <w:t xml:space="preserve">modificações no valor de saída, poder-se-ia usar essa fato para a rede se comportar mais como se deseja. Por exemplo, se é esperado um resultado com o valor 8 e se obtém o 9, pequenas alterações nos pesos e </w:t>
        </w:r>
        <w:r w:rsidRPr="00201E73">
          <w:rPr>
            <w:iCs/>
          </w:rPr>
          <w:t>tendência</w:t>
        </w:r>
        <w:r w:rsidRPr="00201E73">
          <w:t xml:space="preserve"> levariam mais próximos ao resultado desejado, e repetindo esse processo a precisão melhoraria.</w:t>
        </w:r>
      </w:ins>
    </w:p>
    <w:p w14:paraId="65C6CE4A" w14:textId="77777777" w:rsidR="00F45D9E" w:rsidRPr="00201E73" w:rsidRDefault="00F45D9E" w:rsidP="00F45D9E">
      <w:pPr>
        <w:rPr>
          <w:ins w:id="701" w:author="Sergio Di Fiore" w:date="2021-09-05T09:52:00Z"/>
        </w:rPr>
      </w:pPr>
      <w:ins w:id="702" w:author="Sergio Di Fiore" w:date="2021-09-05T09:52:00Z">
        <w:r w:rsidRPr="00201E73">
          <w:t xml:space="preserve">Mas, não é o que acontece com os perceptrons. É possível que uma pequena alteração em um peso ou </w:t>
        </w:r>
        <w:r w:rsidRPr="00201E73">
          <w:rPr>
            <w:iCs/>
          </w:rPr>
          <w:t>tendência</w:t>
        </w:r>
        <w:r w:rsidRPr="00201E73">
          <w:t xml:space="preserve"> cause a mudança completa de estado de um perceptron, por exemplo, de 0 para 1.</w:t>
        </w:r>
      </w:ins>
    </w:p>
    <w:p w14:paraId="16E4D69C" w14:textId="684558D5" w:rsidR="00F45D9E" w:rsidRPr="00201E73" w:rsidRDefault="00F45D9E" w:rsidP="00F45D9E">
      <w:pPr>
        <w:rPr>
          <w:ins w:id="703" w:author="Sergio Di Fiore" w:date="2021-09-05T09:54:00Z"/>
        </w:rPr>
      </w:pPr>
      <w:ins w:id="704" w:author="Sergio Di Fiore" w:date="2021-09-05T09:52:00Z">
        <w:r w:rsidRPr="00201E73">
          <w:t xml:space="preserve">Esse problema pode ser evitado com o uso do neurônio sigmoide. Semelhante ao perceptron, mas permite justamente que pequenas mudanças em pesos e </w:t>
        </w:r>
        <w:r w:rsidRPr="00201E73">
          <w:rPr>
            <w:iCs/>
          </w:rPr>
          <w:t>tendência</w:t>
        </w:r>
        <w:r w:rsidRPr="00201E73">
          <w:t xml:space="preserve"> reflitam em pequenas mudanças no valor de saída.</w:t>
        </w:r>
      </w:ins>
      <w:ins w:id="705" w:author="Sergio Di Fiore" w:date="2021-09-05T09:53:00Z">
        <w:r w:rsidR="00D14AA5" w:rsidRPr="00201E73">
          <w:t xml:space="preserve"> O cálculo de saída do neurônio sigmoide é dado por:</w:t>
        </w:r>
      </w:ins>
    </w:p>
    <w:p w14:paraId="5A87A1EA" w14:textId="191EAD11" w:rsidR="00D610FE" w:rsidRPr="00201E73" w:rsidRDefault="00D610FE">
      <w:pPr>
        <w:pStyle w:val="Legenda"/>
        <w:jc w:val="center"/>
        <w:rPr>
          <w:ins w:id="706" w:author="Sergio Di Fiore" w:date="2021-09-05T09:54:00Z"/>
        </w:rPr>
        <w:pPrChange w:id="707" w:author="Sergio Di Fiore" w:date="2021-09-05T09:54:00Z">
          <w:pPr>
            <w:pStyle w:val="Legenda"/>
          </w:pPr>
        </w:pPrChange>
      </w:pPr>
      <w:bookmarkStart w:id="708" w:name="_Toc80032295"/>
      <w:ins w:id="709" w:author="Sergio Di Fiore" w:date="2021-09-05T09:54:00Z">
        <w:r w:rsidRPr="00201E73">
          <w:t xml:space="preserve">Equação </w:t>
        </w:r>
      </w:ins>
      <w:ins w:id="710" w:author="Sergio Di Fiore" w:date="2021-09-05T09:55:00Z">
        <w:r w:rsidRPr="00201E73">
          <w:t>2</w:t>
        </w:r>
      </w:ins>
      <w:ins w:id="711" w:author="Sergio Di Fiore" w:date="2021-09-05T09:54:00Z">
        <w:r w:rsidRPr="00201E73">
          <w:t>. Cálculo da saída de um neurônio sigmoide</w:t>
        </w:r>
        <w:bookmarkEnd w:id="708"/>
      </w:ins>
    </w:p>
    <w:p w14:paraId="1D6ADEB3" w14:textId="77777777" w:rsidR="00D14AA5" w:rsidRPr="009D51D6" w:rsidRDefault="00D14AA5" w:rsidP="00D14AA5">
      <w:pPr>
        <w:pStyle w:val="PargrafodaLista"/>
        <w:rPr>
          <w:ins w:id="712" w:author="Sergio Di Fiore" w:date="2021-09-05T09:53:00Z"/>
          <w:szCs w:val="24"/>
        </w:rPr>
      </w:pPr>
      <m:oMathPara>
        <m:oMath>
          <m:r>
            <w:rPr>
              <w:rFonts w:ascii="Cambria Math" w:hAnsi="Cambria Math"/>
              <w:szCs w:val="24"/>
            </w:rPr>
            <m:t>σ(z)≡</m:t>
          </m:r>
          <m:f>
            <m:fPr>
              <m:ctrlPr>
                <w:rPr>
                  <w:rFonts w:ascii="Cambria Math" w:hAnsi="Cambria Math"/>
                  <w:i/>
                  <w:szCs w:val="24"/>
                </w:rPr>
              </m:ctrlPr>
            </m:fPr>
            <m:num>
              <m:r>
                <w:rPr>
                  <w:rFonts w:ascii="Cambria Math" w:hAnsi="Cambria Math"/>
                  <w:szCs w:val="24"/>
                </w:rPr>
                <m:t>1</m:t>
              </m:r>
            </m:num>
            <m:den>
              <m:r>
                <w:rPr>
                  <w:rFonts w:ascii="Cambria Math" w:hAnsi="Cambria Math"/>
                  <w:szCs w:val="24"/>
                </w:rPr>
                <m:t>1+</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-z</m:t>
                  </m:r>
                </m:sup>
              </m:sSup>
            </m:den>
          </m:f>
        </m:oMath>
      </m:oMathPara>
    </w:p>
    <w:p w14:paraId="6F7DC970" w14:textId="77777777" w:rsidR="00F931FF" w:rsidRPr="001F752C" w:rsidRDefault="00F931FF" w:rsidP="000F268D">
      <w:pPr>
        <w:rPr>
          <w:ins w:id="713" w:author="Sergio Di Fiore" w:date="2021-09-05T10:14:00Z"/>
        </w:rPr>
      </w:pPr>
    </w:p>
    <w:p w14:paraId="235F1CCF" w14:textId="348BBA7B" w:rsidR="000F268D" w:rsidRPr="00201E73" w:rsidRDefault="000F268D" w:rsidP="000F268D">
      <w:pPr>
        <w:rPr>
          <w:ins w:id="714" w:author="Sergio Di Fiore" w:date="2021-09-05T09:55:00Z"/>
        </w:rPr>
      </w:pPr>
      <w:ins w:id="715" w:author="Sergio Di Fiore" w:date="2021-09-05T09:55:00Z">
        <w:r w:rsidRPr="001F752C">
          <w:t xml:space="preserve">De forma mais explicita, agora com pesos e </w:t>
        </w:r>
        <w:r w:rsidRPr="009C7944">
          <w:rPr>
            <w:iCs/>
          </w:rPr>
          <w:t>tendência</w:t>
        </w:r>
        <w:r w:rsidRPr="009C7944">
          <w:t xml:space="preserve"> tem-se:</w:t>
        </w:r>
      </w:ins>
    </w:p>
    <w:p w14:paraId="12E10619" w14:textId="5E061BF2" w:rsidR="000F268D" w:rsidRPr="00201E73" w:rsidRDefault="000F268D">
      <w:pPr>
        <w:pStyle w:val="Legenda"/>
        <w:jc w:val="center"/>
        <w:rPr>
          <w:ins w:id="716" w:author="Sergio Di Fiore" w:date="2021-09-05T09:55:00Z"/>
        </w:rPr>
        <w:pPrChange w:id="717" w:author="Sergio Di Fiore" w:date="2021-09-05T09:55:00Z">
          <w:pPr>
            <w:pStyle w:val="Legenda"/>
          </w:pPr>
        </w:pPrChange>
      </w:pPr>
      <w:bookmarkStart w:id="718" w:name="_Toc80032296"/>
      <w:ins w:id="719" w:author="Sergio Di Fiore" w:date="2021-09-05T09:55:00Z">
        <w:r w:rsidRPr="00201E73">
          <w:t>Equação 3. Cálculo da saída sigmoide considerando pesos e tendência</w:t>
        </w:r>
        <w:bookmarkEnd w:id="718"/>
      </w:ins>
    </w:p>
    <w:p w14:paraId="5DB398D7" w14:textId="77777777" w:rsidR="000F268D" w:rsidRPr="009D51D6" w:rsidRDefault="000F268D" w:rsidP="000F268D">
      <w:pPr>
        <w:spacing w:line="240" w:lineRule="auto"/>
        <w:jc w:val="center"/>
        <w:rPr>
          <w:ins w:id="720" w:author="Sergio Di Fiore" w:date="2021-09-05T09:55:00Z"/>
          <w:szCs w:val="24"/>
        </w:rPr>
      </w:pPr>
      <m:oMathPara>
        <m:oMath>
          <m:r>
            <w:ins w:id="721" w:author="Sergio Di Fiore" w:date="2021-09-05T09:55:00Z">
              <w:rPr>
                <w:rFonts w:ascii="Cambria Math" w:hAnsi="Cambria Math"/>
                <w:szCs w:val="24"/>
              </w:rPr>
              <m:t>σ(z)≡</m:t>
            </w:ins>
          </m:r>
          <m:f>
            <m:fPr>
              <m:ctrlPr>
                <w:ins w:id="722" w:author="Sergio Di Fiore" w:date="2021-09-05T09:55:00Z">
                  <w:rPr>
                    <w:rFonts w:ascii="Cambria Math" w:hAnsi="Cambria Math"/>
                    <w:i/>
                    <w:szCs w:val="24"/>
                  </w:rPr>
                </w:ins>
              </m:ctrlPr>
            </m:fPr>
            <m:num>
              <m:r>
                <w:ins w:id="723" w:author="Sergio Di Fiore" w:date="2021-09-05T09:55:00Z">
                  <w:rPr>
                    <w:rFonts w:ascii="Cambria Math" w:hAnsi="Cambria Math"/>
                    <w:szCs w:val="24"/>
                  </w:rPr>
                  <m:t>1</m:t>
                </w:ins>
              </m:r>
            </m:num>
            <m:den>
              <m:r>
                <w:ins w:id="724" w:author="Sergio Di Fiore" w:date="2021-09-05T09:55:00Z">
                  <w:rPr>
                    <w:rFonts w:ascii="Cambria Math" w:hAnsi="Cambria Math"/>
                    <w:szCs w:val="24"/>
                  </w:rPr>
                  <m:t>1+</m:t>
                </w:ins>
              </m:r>
              <m:r>
                <w:ins w:id="725" w:author="Sergio Di Fiore" w:date="2021-09-05T09:55:00Z">
                  <m:rPr>
                    <m:sty m:val="p"/>
                  </m:rPr>
                  <w:rPr>
                    <w:rFonts w:ascii="Cambria Math" w:hAnsi="Cambria Math"/>
                    <w:szCs w:val="24"/>
                  </w:rPr>
                  <m:t>exp⁡</m:t>
                </w:ins>
              </m:r>
              <m:r>
                <w:ins w:id="726" w:author="Sergio Di Fiore" w:date="2021-09-05T09:55:00Z">
                  <w:rPr>
                    <w:rFonts w:ascii="Cambria Math" w:hAnsi="Cambria Math"/>
                    <w:szCs w:val="24"/>
                  </w:rPr>
                  <m:t>(-</m:t>
                </w:ins>
              </m:r>
              <m:sSub>
                <m:sSubPr>
                  <m:ctrlPr>
                    <w:ins w:id="727" w:author="Sergio Di Fiore" w:date="2021-09-05T09:55:00Z">
                      <w:rPr>
                        <w:rFonts w:ascii="Cambria Math" w:hAnsi="Cambria Math"/>
                        <w:i/>
                        <w:szCs w:val="24"/>
                      </w:rPr>
                    </w:ins>
                  </m:ctrlPr>
                </m:sSubPr>
                <m:e>
                  <m:r>
                    <w:ins w:id="728" w:author="Sergio Di Fiore" w:date="2021-09-05T09:55:00Z">
                      <w:rPr>
                        <w:rFonts w:ascii="Cambria Math" w:hAnsi="Cambria Math"/>
                        <w:szCs w:val="24"/>
                      </w:rPr>
                      <m:t>∑</m:t>
                    </w:ins>
                  </m:r>
                </m:e>
                <m:sub>
                  <m:r>
                    <w:ins w:id="729" w:author="Sergio Di Fiore" w:date="2021-09-05T09:55:00Z">
                      <w:rPr>
                        <w:rFonts w:ascii="Cambria Math" w:hAnsi="Cambria Math"/>
                        <w:szCs w:val="24"/>
                      </w:rPr>
                      <m:t>j</m:t>
                    </w:ins>
                  </m:r>
                </m:sub>
              </m:sSub>
              <m:sSub>
                <m:sSubPr>
                  <m:ctrlPr>
                    <w:ins w:id="730" w:author="Sergio Di Fiore" w:date="2021-09-05T09:55:00Z">
                      <w:rPr>
                        <w:rFonts w:ascii="Cambria Math" w:hAnsi="Cambria Math"/>
                        <w:i/>
                        <w:szCs w:val="24"/>
                      </w:rPr>
                    </w:ins>
                  </m:ctrlPr>
                </m:sSubPr>
                <m:e>
                  <m:r>
                    <w:ins w:id="731" w:author="Sergio Di Fiore" w:date="2021-09-05T09:55:00Z">
                      <w:rPr>
                        <w:rFonts w:ascii="Cambria Math" w:hAnsi="Cambria Math"/>
                        <w:szCs w:val="24"/>
                      </w:rPr>
                      <m:t>w</m:t>
                    </w:ins>
                  </m:r>
                </m:e>
                <m:sub>
                  <m:r>
                    <w:ins w:id="732" w:author="Sergio Di Fiore" w:date="2021-09-05T09:55:00Z">
                      <w:rPr>
                        <w:rFonts w:ascii="Cambria Math" w:hAnsi="Cambria Math"/>
                        <w:szCs w:val="24"/>
                      </w:rPr>
                      <m:t>j</m:t>
                    </w:ins>
                  </m:r>
                </m:sub>
              </m:sSub>
              <m:sSub>
                <m:sSubPr>
                  <m:ctrlPr>
                    <w:ins w:id="733" w:author="Sergio Di Fiore" w:date="2021-09-05T09:55:00Z">
                      <w:rPr>
                        <w:rFonts w:ascii="Cambria Math" w:hAnsi="Cambria Math"/>
                        <w:i/>
                        <w:szCs w:val="24"/>
                      </w:rPr>
                    </w:ins>
                  </m:ctrlPr>
                </m:sSubPr>
                <m:e>
                  <m:r>
                    <w:ins w:id="734" w:author="Sergio Di Fiore" w:date="2021-09-05T09:55:00Z">
                      <w:rPr>
                        <w:rFonts w:ascii="Cambria Math" w:hAnsi="Cambria Math"/>
                        <w:szCs w:val="24"/>
                      </w:rPr>
                      <m:t>x</m:t>
                    </w:ins>
                  </m:r>
                </m:e>
                <m:sub>
                  <m:r>
                    <w:ins w:id="735" w:author="Sergio Di Fiore" w:date="2021-09-05T09:55:00Z">
                      <w:rPr>
                        <w:rFonts w:ascii="Cambria Math" w:hAnsi="Cambria Math"/>
                        <w:szCs w:val="24"/>
                      </w:rPr>
                      <m:t>j</m:t>
                    </w:ins>
                  </m:r>
                </m:sub>
              </m:sSub>
              <m:r>
                <w:ins w:id="736" w:author="Sergio Di Fiore" w:date="2021-09-05T09:55:00Z">
                  <w:rPr>
                    <w:rFonts w:ascii="Cambria Math" w:hAnsi="Cambria Math"/>
                    <w:szCs w:val="24"/>
                  </w:rPr>
                  <m:t>-b)</m:t>
                </w:ins>
              </m:r>
            </m:den>
          </m:f>
        </m:oMath>
      </m:oMathPara>
    </w:p>
    <w:p w14:paraId="3647D182" w14:textId="77777777" w:rsidR="000F268D" w:rsidRPr="001F752C" w:rsidRDefault="000F268D" w:rsidP="000F268D">
      <w:pPr>
        <w:rPr>
          <w:ins w:id="737" w:author="Sergio Di Fiore" w:date="2021-09-05T09:55:00Z"/>
        </w:rPr>
      </w:pPr>
    </w:p>
    <w:p w14:paraId="1B5201E7" w14:textId="676F1497" w:rsidR="000F268D" w:rsidRPr="001F752C" w:rsidRDefault="000F268D">
      <w:pPr>
        <w:pStyle w:val="Legenda"/>
        <w:keepNext/>
        <w:jc w:val="center"/>
        <w:rPr>
          <w:ins w:id="738" w:author="Sergio Di Fiore" w:date="2021-09-05T09:56:00Z"/>
        </w:rPr>
        <w:pPrChange w:id="739" w:author="Sergio Di Fiore" w:date="2021-09-05T09:56:00Z">
          <w:pPr>
            <w:pStyle w:val="Legenda"/>
          </w:pPr>
        </w:pPrChange>
      </w:pPr>
      <w:ins w:id="740" w:author="Sergio Di Fiore" w:date="2021-09-05T09:56:00Z">
        <w:r w:rsidRPr="001F752C">
          <w:t xml:space="preserve">Figura </w:t>
        </w:r>
        <w:r w:rsidRPr="001F752C">
          <w:fldChar w:fldCharType="begin"/>
        </w:r>
        <w:r w:rsidRPr="00201E73">
          <w:instrText xml:space="preserve"> SEQ Figura \* ARABIC </w:instrText>
        </w:r>
      </w:ins>
      <w:r w:rsidRPr="001F752C">
        <w:fldChar w:fldCharType="separate"/>
      </w:r>
      <w:ins w:id="741" w:author="Sergio Di Fiore" w:date="2021-09-05T17:25:00Z">
        <w:r w:rsidR="00201E73">
          <w:rPr>
            <w:noProof/>
          </w:rPr>
          <w:t>6</w:t>
        </w:r>
      </w:ins>
      <w:ins w:id="742" w:author="Sergio Di Fiore" w:date="2021-09-05T09:56:00Z">
        <w:r w:rsidRPr="001F752C">
          <w:fldChar w:fldCharType="end"/>
        </w:r>
        <w:r w:rsidRPr="009D51D6">
          <w:t xml:space="preserve">. Gráfico da função </w:t>
        </w:r>
        <w:r w:rsidRPr="001F752C">
          <w:t>sigmoide</w:t>
        </w:r>
      </w:ins>
    </w:p>
    <w:p w14:paraId="7C3D456F" w14:textId="5B445262" w:rsidR="000F268D" w:rsidRPr="009D51D6" w:rsidRDefault="000F268D" w:rsidP="000F268D">
      <w:pPr>
        <w:spacing w:line="240" w:lineRule="auto"/>
        <w:jc w:val="center"/>
        <w:rPr>
          <w:ins w:id="743" w:author="Sergio Di Fiore" w:date="2021-09-05T09:59:00Z"/>
        </w:rPr>
      </w:pPr>
      <w:ins w:id="744" w:author="Sergio Di Fiore" w:date="2021-09-05T09:55:00Z">
        <w:r w:rsidRPr="00CA58E6">
          <w:rPr>
            <w:noProof/>
            <w:rPrChange w:id="745" w:author="Sergio Di Fiore" w:date="2021-09-05T17:01:00Z">
              <w:rPr>
                <w:noProof/>
              </w:rPr>
            </w:rPrChange>
          </w:rPr>
          <w:drawing>
            <wp:inline distT="0" distB="0" distL="0" distR="0" wp14:anchorId="559DB207" wp14:editId="1DC39661">
              <wp:extent cx="3600000" cy="2228400"/>
              <wp:effectExtent l="0" t="0" r="635" b="635"/>
              <wp:docPr id="11" name="Imagem 1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Gráfico&#10;&#10;Descrição gerada automaticamente"/>
                      <pic:cNvPicPr/>
                    </pic:nvPicPr>
                    <pic:blipFill>
                      <a:blip r:embed="rId19"/>
                      <a:stretch>
                        <a:fillRect/>
                      </a:stretch>
                    </pic:blipFill>
                    <pic:spPr>
                      <a:xfrm>
                        <a:off x="0" y="0"/>
                        <a:ext cx="3600000" cy="2228400"/>
                      </a:xfrm>
                      <a:prstGeom prst="rect">
                        <a:avLst/>
                      </a:prstGeom>
                    </pic:spPr>
                  </pic:pic>
                </a:graphicData>
              </a:graphic>
            </wp:inline>
          </w:drawing>
        </w:r>
      </w:ins>
    </w:p>
    <w:p w14:paraId="557FBB3C" w14:textId="26145A59" w:rsidR="003F04F6" w:rsidRPr="00201E73" w:rsidRDefault="003F04F6" w:rsidP="003F04F6">
      <w:pPr>
        <w:pStyle w:val="PargrafodaLista"/>
        <w:rPr>
          <w:ins w:id="746" w:author="Sergio Di Fiore" w:date="2021-09-05T09:59:00Z"/>
        </w:rPr>
      </w:pPr>
      <w:ins w:id="747" w:author="Sergio Di Fiore" w:date="2021-09-05T09:59:00Z">
        <w:r w:rsidRPr="001F752C">
          <w:t>Para entender a similaridade entre perceptron</w:t>
        </w:r>
        <w:r w:rsidRPr="009C7944">
          <w:t xml:space="preserve"> e sigmoide, suponha-se </w:t>
        </w:r>
      </w:ins>
      <m:oMath>
        <m:r>
          <w:ins w:id="748" w:author="Sergio Di Fiore" w:date="2021-09-05T09:59:00Z">
            <w:rPr>
              <w:rFonts w:ascii="Cambria Math" w:hAnsi="Cambria Math"/>
            </w:rPr>
            <m:t xml:space="preserve"> z≡w∙x+b</m:t>
          </w:ins>
        </m:r>
      </m:oMath>
      <w:ins w:id="749" w:author="Sergio Di Fiore" w:date="2021-09-05T09:59:00Z">
        <w:r w:rsidRPr="00201E73">
          <w:t xml:space="preserve"> sendo um grande número positivo. Então </w:t>
        </w:r>
      </w:ins>
      <m:oMath>
        <m:sSup>
          <m:sSupPr>
            <m:ctrlPr>
              <w:ins w:id="750" w:author="Sergio Di Fiore" w:date="2021-09-05T09:59:00Z">
                <w:rPr>
                  <w:rFonts w:ascii="Cambria Math" w:hAnsi="Cambria Math"/>
                </w:rPr>
              </w:ins>
            </m:ctrlPr>
          </m:sSupPr>
          <m:e>
            <m:r>
              <w:ins w:id="751" w:author="Sergio Di Fiore" w:date="2021-09-05T09:59:00Z">
                <w:rPr>
                  <w:rFonts w:ascii="Cambria Math" w:hAnsi="Cambria Math"/>
                </w:rPr>
                <m:t>e</m:t>
              </w:ins>
            </m:r>
          </m:e>
          <m:sup>
            <m:r>
              <w:ins w:id="752" w:author="Sergio Di Fiore" w:date="2021-09-05T09:59:00Z">
                <w:rPr>
                  <w:rFonts w:ascii="Cambria Math" w:hAnsi="Cambria Math"/>
                </w:rPr>
                <m:t>-z</m:t>
              </w:ins>
            </m:r>
          </m:sup>
        </m:sSup>
        <m:r>
          <w:ins w:id="753" w:author="Sergio Di Fiore" w:date="2021-09-05T09:59:00Z">
            <w:rPr>
              <w:rFonts w:ascii="Cambria Math" w:hAnsi="Cambria Math"/>
            </w:rPr>
            <m:t>≈0</m:t>
          </w:ins>
        </m:r>
      </m:oMath>
      <w:ins w:id="754" w:author="Sergio Di Fiore" w:date="2021-09-05T09:59:00Z">
        <w:r w:rsidRPr="001F752C">
          <w:t xml:space="preserve"> e por isso, </w:t>
        </w:r>
      </w:ins>
      <m:oMath>
        <m:r>
          <w:ins w:id="755" w:author="Sergio Di Fiore" w:date="2021-09-05T09:59:00Z">
            <w:rPr>
              <w:rFonts w:ascii="Cambria Math" w:hAnsi="Cambria Math"/>
            </w:rPr>
            <m:t>σ(z)≈1</m:t>
          </w:ins>
        </m:r>
      </m:oMath>
      <w:ins w:id="756" w:author="Sergio Di Fiore" w:date="2021-09-05T09:59:00Z">
        <w:r w:rsidRPr="009C7944">
          <w:t xml:space="preserve">. Ou seja, quando </w:t>
        </w:r>
      </w:ins>
      <m:oMath>
        <m:r>
          <w:ins w:id="757" w:author="Sergio Di Fiore" w:date="2021-09-05T09:59:00Z">
            <w:rPr>
              <w:rFonts w:ascii="Cambria Math" w:hAnsi="Cambria Math"/>
            </w:rPr>
            <m:t>z=w∙x+b</m:t>
          </w:ins>
        </m:r>
      </m:oMath>
      <w:ins w:id="758" w:author="Sergio Di Fiore" w:date="2021-09-05T09:59:00Z">
        <w:r w:rsidRPr="00201E73">
          <w:t xml:space="preserve"> é um número grande positivo, a </w:t>
        </w:r>
      </w:ins>
      <w:ins w:id="759" w:author="Sergio Di Fiore" w:date="2021-09-05T10:02:00Z">
        <w:r w:rsidR="00753986" w:rsidRPr="00201E73">
          <w:t>saída</w:t>
        </w:r>
      </w:ins>
      <w:ins w:id="760" w:author="Sergio Di Fiore" w:date="2021-09-05T09:59:00Z">
        <w:r w:rsidRPr="00201E73">
          <w:t xml:space="preserve"> da função sigmoide é aproximadamente 1, como ocorreria com um perceptron. Quando </w:t>
        </w:r>
      </w:ins>
      <m:oMath>
        <m:r>
          <w:ins w:id="761" w:author="Sergio Di Fiore" w:date="2021-09-05T09:59:00Z">
            <w:rPr>
              <w:rFonts w:ascii="Cambria Math" w:hAnsi="Cambria Math"/>
            </w:rPr>
            <m:t>z=w∙x+b</m:t>
          </w:ins>
        </m:r>
      </m:oMath>
      <w:ins w:id="762" w:author="Sergio Di Fiore" w:date="2021-09-05T09:59:00Z">
        <w:r w:rsidRPr="00201E73">
          <w:t xml:space="preserve"> é um valor de grande magnitude negativa, então </w:t>
        </w:r>
      </w:ins>
      <m:oMath>
        <m:sSup>
          <m:sSupPr>
            <m:ctrlPr>
              <w:ins w:id="763" w:author="Sergio Di Fiore" w:date="2021-09-05T09:59:00Z">
                <w:rPr>
                  <w:rFonts w:ascii="Cambria Math" w:hAnsi="Cambria Math"/>
                </w:rPr>
              </w:ins>
            </m:ctrlPr>
          </m:sSupPr>
          <m:e>
            <m:r>
              <w:ins w:id="764" w:author="Sergio Di Fiore" w:date="2021-09-05T09:59:00Z">
                <w:rPr>
                  <w:rFonts w:ascii="Cambria Math" w:hAnsi="Cambria Math"/>
                </w:rPr>
                <m:t>e</m:t>
              </w:ins>
            </m:r>
          </m:e>
          <m:sup>
            <m:r>
              <w:ins w:id="765" w:author="Sergio Di Fiore" w:date="2021-09-05T09:59:00Z">
                <w:rPr>
                  <w:rFonts w:ascii="Cambria Math" w:hAnsi="Cambria Math"/>
                </w:rPr>
                <m:t>-z</m:t>
              </w:ins>
            </m:r>
          </m:sup>
        </m:sSup>
        <m:r>
          <w:ins w:id="766" w:author="Sergio Di Fiore" w:date="2021-09-05T09:59:00Z">
            <w:rPr>
              <w:rFonts w:ascii="Cambria Math" w:hAnsi="Cambria Math"/>
            </w:rPr>
            <m:t>→∞</m:t>
          </w:ins>
        </m:r>
      </m:oMath>
      <w:ins w:id="767" w:author="Sergio Di Fiore" w:date="2021-09-05T09:59:00Z">
        <w:r w:rsidRPr="001F752C">
          <w:t xml:space="preserve">, causando, </w:t>
        </w:r>
      </w:ins>
      <m:oMath>
        <m:r>
          <w:ins w:id="768" w:author="Sergio Di Fiore" w:date="2021-09-05T09:59:00Z">
            <w:rPr>
              <w:rFonts w:ascii="Cambria Math" w:hAnsi="Cambria Math"/>
            </w:rPr>
            <m:t>σ(z)≈0</m:t>
          </w:ins>
        </m:r>
      </m:oMath>
      <w:ins w:id="769" w:author="Sergio Di Fiore" w:date="2021-09-05T09:59:00Z">
        <w:r w:rsidRPr="009C7944">
          <w:t>.</w:t>
        </w:r>
        <w:r w:rsidRPr="00201E73">
          <w:t xml:space="preserve"> Isto é, para valores grandes negativos, o comportamento da função sigmoide também parece a do perceptron. Somente quando </w:t>
        </w:r>
      </w:ins>
      <m:oMath>
        <m:r>
          <w:ins w:id="770" w:author="Sergio Di Fiore" w:date="2021-09-05T09:59:00Z">
            <w:rPr>
              <w:rFonts w:ascii="Cambria Math" w:hAnsi="Cambria Math"/>
            </w:rPr>
            <m:t>w∙x+b</m:t>
          </w:ins>
        </m:r>
      </m:oMath>
      <w:ins w:id="771" w:author="Sergio Di Fiore" w:date="2021-09-05T09:59:00Z">
        <w:r w:rsidRPr="00201E73">
          <w:t xml:space="preserve"> possuir valores moderadamente intermediários é que vai haver um desvio considerável do perceptron.</w:t>
        </w:r>
      </w:ins>
    </w:p>
    <w:p w14:paraId="3A1BEFA8" w14:textId="2138DDFF" w:rsidR="002810C8" w:rsidRPr="00201E73" w:rsidRDefault="002810C8">
      <w:pPr>
        <w:pStyle w:val="PargrafodaLista"/>
        <w:rPr>
          <w:ins w:id="772" w:author="Sergio Di Fiore" w:date="2021-09-05T09:50:00Z"/>
          <w:bCs/>
        </w:rPr>
        <w:pPrChange w:id="773" w:author="Sergio Di Fiore" w:date="2021-09-05T09:48:00Z">
          <w:pPr>
            <w:pStyle w:val="PargrafodaLista"/>
            <w:jc w:val="center"/>
          </w:pPr>
        </w:pPrChange>
      </w:pPr>
    </w:p>
    <w:p w14:paraId="6DF5616B" w14:textId="6C323766" w:rsidR="001A5BBB" w:rsidRPr="001F752C" w:rsidRDefault="001A5BBB">
      <w:pPr>
        <w:pStyle w:val="Legenda"/>
        <w:keepNext/>
        <w:jc w:val="center"/>
        <w:rPr>
          <w:ins w:id="774" w:author="Sergio Di Fiore" w:date="2021-09-05T10:01:00Z"/>
        </w:rPr>
        <w:pPrChange w:id="775" w:author="Sergio Di Fiore" w:date="2021-09-05T10:01:00Z">
          <w:pPr>
            <w:pStyle w:val="Legenda"/>
          </w:pPr>
        </w:pPrChange>
      </w:pPr>
      <w:ins w:id="776" w:author="Sergio Di Fiore" w:date="2021-09-05T10:01:00Z">
        <w:r w:rsidRPr="00201E73">
          <w:t xml:space="preserve">Figura </w:t>
        </w:r>
        <w:r w:rsidRPr="001F752C">
          <w:fldChar w:fldCharType="begin"/>
        </w:r>
        <w:r w:rsidRPr="00201E73">
          <w:instrText xml:space="preserve"> SEQ Figura \* ARABIC </w:instrText>
        </w:r>
      </w:ins>
      <w:r w:rsidRPr="001F752C">
        <w:fldChar w:fldCharType="separate"/>
      </w:r>
      <w:ins w:id="777" w:author="Sergio Di Fiore" w:date="2021-09-05T17:25:00Z">
        <w:r w:rsidR="00201E73">
          <w:rPr>
            <w:noProof/>
          </w:rPr>
          <w:t>7</w:t>
        </w:r>
      </w:ins>
      <w:ins w:id="778" w:author="Sergio Di Fiore" w:date="2021-09-05T10:01:00Z">
        <w:r w:rsidRPr="001F752C">
          <w:fldChar w:fldCharType="end"/>
        </w:r>
        <w:r w:rsidRPr="009D51D6">
          <w:t xml:space="preserve">. A função degrau ou de </w:t>
        </w:r>
        <w:proofErr w:type="spellStart"/>
        <w:r w:rsidRPr="009D51D6">
          <w:t>Heavis</w:t>
        </w:r>
        <w:r w:rsidRPr="001F752C">
          <w:t>ide</w:t>
        </w:r>
        <w:proofErr w:type="spellEnd"/>
      </w:ins>
    </w:p>
    <w:p w14:paraId="3ACF416A" w14:textId="2A1F705C" w:rsidR="00F639F1" w:rsidRPr="00201E73" w:rsidDel="002520A2" w:rsidRDefault="001A5BBB" w:rsidP="001A5BBB">
      <w:pPr>
        <w:spacing w:after="0"/>
        <w:ind w:firstLine="0"/>
        <w:jc w:val="center"/>
        <w:rPr>
          <w:del w:id="779" w:author="Sergio Di Fiore" w:date="2021-09-05T09:43:00Z"/>
          <w:rFonts w:eastAsia="Calibri" w:cs="Times New Roman"/>
          <w:bCs/>
          <w:szCs w:val="20"/>
          <w:lang w:eastAsia="pt-BR"/>
        </w:rPr>
      </w:pPr>
      <w:ins w:id="780" w:author="Sergio Di Fiore" w:date="2021-09-05T10:01:00Z">
        <w:r w:rsidRPr="00CA58E6">
          <w:rPr>
            <w:noProof/>
            <w:rPrChange w:id="781" w:author="Sergio Di Fiore" w:date="2021-09-05T17:01:00Z">
              <w:rPr>
                <w:noProof/>
              </w:rPr>
            </w:rPrChange>
          </w:rPr>
          <w:drawing>
            <wp:inline distT="0" distB="0" distL="0" distR="0" wp14:anchorId="381C0E17" wp14:editId="27556113">
              <wp:extent cx="3600000" cy="2242800"/>
              <wp:effectExtent l="0" t="0" r="635" b="5715"/>
              <wp:docPr id="12" name="Imagem 12"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Gráfico&#10;&#10;Descrição gerada automaticamente"/>
                      <pic:cNvPicPr/>
                    </pic:nvPicPr>
                    <pic:blipFill>
                      <a:blip r:embed="rId20"/>
                      <a:stretch>
                        <a:fillRect/>
                      </a:stretch>
                    </pic:blipFill>
                    <pic:spPr>
                      <a:xfrm>
                        <a:off x="0" y="0"/>
                        <a:ext cx="3600000" cy="2242800"/>
                      </a:xfrm>
                      <a:prstGeom prst="rect">
                        <a:avLst/>
                      </a:prstGeom>
                    </pic:spPr>
                  </pic:pic>
                </a:graphicData>
              </a:graphic>
            </wp:inline>
          </w:drawing>
        </w:r>
      </w:ins>
      <w:del w:id="782" w:author="Sergio Di Fiore" w:date="2021-09-05T09:43:00Z">
        <w:r w:rsidR="001D17DC" w:rsidRPr="00201E73" w:rsidDel="00BE3260">
          <w:rPr>
            <w:rFonts w:eastAsia="Calibri" w:cs="Times New Roman"/>
            <w:bCs/>
            <w:i/>
            <w:iCs/>
            <w:szCs w:val="20"/>
            <w:lang w:eastAsia="pt-BR"/>
          </w:rPr>
          <w:object w:dxaOrig="9975" w:dyaOrig="15015" w14:anchorId="5CCB3C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6pt;height:540.55pt" o:ole="">
              <v:imagedata r:id="rId21" o:title=""/>
            </v:shape>
            <o:OLEObject Type="Embed" ProgID="Visio.Drawing.15" ShapeID="_x0000_i1025" DrawAspect="Content" ObjectID="_1692369635" r:id="rId22"/>
          </w:object>
        </w:r>
      </w:del>
    </w:p>
    <w:p w14:paraId="132641F5" w14:textId="3DBD00E3" w:rsidR="002520A2" w:rsidRPr="00201E73" w:rsidRDefault="002520A2" w:rsidP="001A5BBB">
      <w:pPr>
        <w:jc w:val="center"/>
        <w:rPr>
          <w:ins w:id="783" w:author="Sergio Di Fiore" w:date="2021-09-05T10:02:00Z"/>
          <w:rFonts w:eastAsia="Calibri" w:cs="Times New Roman"/>
          <w:bCs/>
          <w:szCs w:val="20"/>
          <w:lang w:eastAsia="pt-BR"/>
        </w:rPr>
      </w:pPr>
    </w:p>
    <w:p w14:paraId="7155D511" w14:textId="2B34274B" w:rsidR="002520A2" w:rsidRPr="00201E73" w:rsidRDefault="002520A2" w:rsidP="002520A2">
      <w:pPr>
        <w:rPr>
          <w:ins w:id="784" w:author="Sergio Di Fiore" w:date="2021-09-05T10:14:00Z"/>
        </w:rPr>
      </w:pPr>
      <w:ins w:id="785" w:author="Sergio Di Fiore" w:date="2021-09-05T10:02:00Z">
        <w:r w:rsidRPr="00201E73">
          <w:t xml:space="preserve">Se </w:t>
        </w:r>
      </w:ins>
      <m:oMath>
        <m:r>
          <w:ins w:id="786" w:author="Sergio Di Fiore" w:date="2021-09-05T10:02:00Z">
            <w:rPr>
              <w:rFonts w:ascii="Cambria Math" w:hAnsi="Cambria Math"/>
            </w:rPr>
            <m:t>σ</m:t>
          </w:ins>
        </m:r>
      </m:oMath>
      <w:ins w:id="787" w:author="Sergio Di Fiore" w:date="2021-09-05T10:02:00Z">
        <w:r w:rsidRPr="00201E73">
          <w:t xml:space="preserve"> fosse de fato uma função degrau</w:t>
        </w:r>
      </w:ins>
      <w:ins w:id="788" w:author="Sergio Di Fiore" w:date="2021-09-05T16:13:00Z">
        <w:r w:rsidR="00C32C60" w:rsidRPr="00201E73">
          <w:t xml:space="preserve"> (figura 7)</w:t>
        </w:r>
      </w:ins>
      <w:ins w:id="789" w:author="Sergio Di Fiore" w:date="2021-09-05T10:02:00Z">
        <w:r w:rsidRPr="00201E73">
          <w:t xml:space="preserve">, o neurônio sigmoide seria um perceptron. Pelo uso da função </w:t>
        </w:r>
      </w:ins>
      <m:oMath>
        <m:r>
          <w:ins w:id="790" w:author="Sergio Di Fiore" w:date="2021-09-05T10:02:00Z">
            <w:rPr>
              <w:rFonts w:ascii="Cambria Math" w:hAnsi="Cambria Math"/>
            </w:rPr>
            <m:t>σ</m:t>
          </w:ins>
        </m:r>
      </m:oMath>
      <w:ins w:id="791" w:author="Sergio Di Fiore" w:date="2021-09-05T10:02:00Z">
        <w:r w:rsidRPr="00201E73">
          <w:t xml:space="preserve"> obtém-se um perceptron “suavizado”. E justamente essa suavização que é o fator crucial. Ela significa que pequenas alterações dos pesos </w:t>
        </w:r>
        <w:r w:rsidRPr="00201E73">
          <w:rPr>
            <w:rFonts w:ascii="Cambria Math" w:hAnsi="Cambria Math"/>
          </w:rPr>
          <w:t>∆</w:t>
        </w:r>
        <w:proofErr w:type="spellStart"/>
        <w:r w:rsidRPr="00201E73">
          <w:rPr>
            <w:rFonts w:ascii="Cambria Math" w:hAnsi="Cambria Math"/>
          </w:rPr>
          <w:t>w</w:t>
        </w:r>
        <w:r w:rsidRPr="00201E73">
          <w:rPr>
            <w:rFonts w:ascii="Cambria Math" w:hAnsi="Cambria Math"/>
            <w:vertAlign w:val="subscript"/>
          </w:rPr>
          <w:t>j</w:t>
        </w:r>
        <w:proofErr w:type="spellEnd"/>
        <w:r w:rsidRPr="00201E73">
          <w:t xml:space="preserve"> e das </w:t>
        </w:r>
        <w:r w:rsidRPr="00201E73">
          <w:rPr>
            <w:iCs/>
          </w:rPr>
          <w:t>tendência</w:t>
        </w:r>
        <w:r w:rsidRPr="00201E73">
          <w:t xml:space="preserve"> ∆b produziram uma pequena alteração na saída </w:t>
        </w:r>
        <w:r w:rsidRPr="00201E73">
          <w:rPr>
            <w:rFonts w:ascii="Cambria Math" w:hAnsi="Cambria Math"/>
          </w:rPr>
          <w:t>∆saída</w:t>
        </w:r>
        <w:r w:rsidRPr="00201E73">
          <w:t xml:space="preserve">. Pode-se saber por meio da disciplina do cálculo que </w:t>
        </w:r>
        <w:r w:rsidRPr="00201E73">
          <w:rPr>
            <w:rFonts w:ascii="Cambria Math" w:hAnsi="Cambria Math"/>
          </w:rPr>
          <w:t>∆saída</w:t>
        </w:r>
        <w:r w:rsidRPr="00201E73">
          <w:t xml:space="preserve"> será aproximadamente:</w:t>
        </w:r>
      </w:ins>
    </w:p>
    <w:p w14:paraId="7B0E0834" w14:textId="61D704A2" w:rsidR="00E232F1" w:rsidRPr="00201E73" w:rsidRDefault="00E232F1" w:rsidP="00E232F1">
      <w:pPr>
        <w:pStyle w:val="Legenda"/>
        <w:jc w:val="center"/>
        <w:rPr>
          <w:ins w:id="792" w:author="Sergio Di Fiore" w:date="2021-09-05T10:02:00Z"/>
        </w:rPr>
      </w:pPr>
      <w:ins w:id="793" w:author="Sergio Di Fiore" w:date="2021-09-05T10:02:00Z">
        <w:r w:rsidRPr="00201E73">
          <w:t xml:space="preserve">Equação 4. Cálculo </w:t>
        </w:r>
      </w:ins>
      <w:ins w:id="794" w:author="Sergio Di Fiore" w:date="2021-09-05T10:03:00Z">
        <w:r w:rsidRPr="00201E73">
          <w:t xml:space="preserve">aproximado de </w:t>
        </w:r>
        <w:r w:rsidR="00AC562D" w:rsidRPr="00201E73">
          <w:t>∆saída</w:t>
        </w:r>
      </w:ins>
    </w:p>
    <w:p w14:paraId="477B462A" w14:textId="77777777" w:rsidR="00B157A8" w:rsidRPr="001F752C" w:rsidRDefault="00B157A8" w:rsidP="00B157A8">
      <w:pPr>
        <w:pStyle w:val="PargrafodaLista"/>
        <w:rPr>
          <w:ins w:id="795" w:author="Sergio Di Fiore" w:date="2021-09-05T10:02:00Z"/>
          <w:szCs w:val="24"/>
        </w:rPr>
      </w:pPr>
      <m:oMathPara>
        <m:oMath>
          <m:r>
            <w:ins w:id="796" w:author="Sergio Di Fiore" w:date="2021-09-05T10:02:00Z">
              <w:rPr>
                <w:rFonts w:ascii="Cambria Math" w:hAnsi="Cambria Math"/>
                <w:szCs w:val="24"/>
              </w:rPr>
              <m:t>∆saída ≈</m:t>
            </w:ins>
          </m:r>
          <m:nary>
            <m:naryPr>
              <m:chr m:val="∑"/>
              <m:limLoc m:val="undOvr"/>
              <m:supHide m:val="1"/>
              <m:ctrlPr>
                <w:ins w:id="797" w:author="Sergio Di Fiore" w:date="2021-09-05T10:02:00Z">
                  <w:rPr>
                    <w:rFonts w:ascii="Cambria Math" w:hAnsi="Cambria Math"/>
                    <w:i/>
                    <w:szCs w:val="24"/>
                  </w:rPr>
                </w:ins>
              </m:ctrlPr>
            </m:naryPr>
            <m:sub>
              <m:r>
                <w:ins w:id="798" w:author="Sergio Di Fiore" w:date="2021-09-05T10:02:00Z">
                  <w:rPr>
                    <w:rFonts w:ascii="Cambria Math" w:hAnsi="Cambria Math"/>
                    <w:szCs w:val="24"/>
                  </w:rPr>
                  <m:t>j</m:t>
                </w:ins>
              </m:r>
            </m:sub>
            <m:sup/>
            <m:e>
              <m:f>
                <m:fPr>
                  <m:ctrlPr>
                    <w:ins w:id="799" w:author="Sergio Di Fiore" w:date="2021-09-05T10:02:00Z">
                      <w:rPr>
                        <w:rFonts w:ascii="Cambria Math" w:hAnsi="Cambria Math"/>
                        <w:i/>
                        <w:szCs w:val="24"/>
                      </w:rPr>
                    </w:ins>
                  </m:ctrlPr>
                </m:fPr>
                <m:num>
                  <m:r>
                    <w:ins w:id="800" w:author="Sergio Di Fiore" w:date="2021-09-05T10:02:00Z">
                      <w:rPr>
                        <w:rFonts w:ascii="Cambria Math" w:hAnsi="Cambria Math"/>
                        <w:szCs w:val="24"/>
                      </w:rPr>
                      <m:t>∂saída</m:t>
                    </w:ins>
                  </m:r>
                </m:num>
                <m:den>
                  <m:r>
                    <w:ins w:id="801" w:author="Sergio Di Fiore" w:date="2021-09-05T10:02:00Z">
                      <w:rPr>
                        <w:rFonts w:ascii="Cambria Math" w:hAnsi="Cambria Math"/>
                        <w:szCs w:val="24"/>
                      </w:rPr>
                      <m:t>∂</m:t>
                    </w:ins>
                  </m:r>
                  <m:sSub>
                    <m:sSubPr>
                      <m:ctrlPr>
                        <w:ins w:id="802" w:author="Sergio Di Fiore" w:date="2021-09-05T10:02:00Z">
                          <w:rPr>
                            <w:rFonts w:ascii="Cambria Math" w:hAnsi="Cambria Math"/>
                            <w:i/>
                            <w:szCs w:val="24"/>
                          </w:rPr>
                        </w:ins>
                      </m:ctrlPr>
                    </m:sSubPr>
                    <m:e>
                      <m:r>
                        <w:ins w:id="803" w:author="Sergio Di Fiore" w:date="2021-09-05T10:02:00Z">
                          <w:rPr>
                            <w:rFonts w:ascii="Cambria Math" w:hAnsi="Cambria Math"/>
                            <w:szCs w:val="24"/>
                          </w:rPr>
                          <m:t>w</m:t>
                        </w:ins>
                      </m:r>
                    </m:e>
                    <m:sub>
                      <m:r>
                        <w:ins w:id="804" w:author="Sergio Di Fiore" w:date="2021-09-05T10:02:00Z">
                          <w:rPr>
                            <w:rFonts w:ascii="Cambria Math" w:hAnsi="Cambria Math"/>
                            <w:szCs w:val="24"/>
                          </w:rPr>
                          <m:t>j</m:t>
                        </w:ins>
                      </m:r>
                    </m:sub>
                  </m:sSub>
                </m:den>
              </m:f>
              <m:r>
                <w:ins w:id="805" w:author="Sergio Di Fiore" w:date="2021-09-05T10:02:00Z">
                  <m:rPr>
                    <m:sty m:val="p"/>
                  </m:rPr>
                  <w:rPr>
                    <w:rFonts w:ascii="Cambria Math" w:hAnsi="Cambria Math"/>
                    <w:szCs w:val="24"/>
                  </w:rPr>
                  <m:t>∆</m:t>
                </w:ins>
              </m:r>
              <m:sSub>
                <m:sSubPr>
                  <m:ctrlPr>
                    <w:ins w:id="806" w:author="Sergio Di Fiore" w:date="2021-09-05T10:02:00Z">
                      <w:rPr>
                        <w:rFonts w:ascii="Cambria Math" w:hAnsi="Cambria Math"/>
                        <w:szCs w:val="24"/>
                      </w:rPr>
                    </w:ins>
                  </m:ctrlPr>
                </m:sSubPr>
                <m:e>
                  <m:r>
                    <w:ins w:id="807" w:author="Sergio Di Fiore" w:date="2021-09-05T10:02:00Z">
                      <w:rPr>
                        <w:rFonts w:ascii="Cambria Math" w:hAnsi="Cambria Math"/>
                        <w:szCs w:val="24"/>
                      </w:rPr>
                      <m:t>w</m:t>
                    </w:ins>
                  </m:r>
                </m:e>
                <m:sub>
                  <m:r>
                    <w:ins w:id="808" w:author="Sergio Di Fiore" w:date="2021-09-05T10:02:00Z">
                      <w:rPr>
                        <w:rFonts w:ascii="Cambria Math" w:hAnsi="Cambria Math"/>
                        <w:szCs w:val="24"/>
                      </w:rPr>
                      <m:t>j</m:t>
                    </w:ins>
                  </m:r>
                </m:sub>
              </m:sSub>
            </m:e>
          </m:nary>
          <m:r>
            <w:ins w:id="809" w:author="Sergio Di Fiore" w:date="2021-09-05T10:02:00Z">
              <w:rPr>
                <w:rFonts w:ascii="Cambria Math" w:hAnsi="Cambria Math"/>
                <w:szCs w:val="24"/>
              </w:rPr>
              <m:t>+</m:t>
            </w:ins>
          </m:r>
          <m:f>
            <m:fPr>
              <m:ctrlPr>
                <w:ins w:id="810" w:author="Sergio Di Fiore" w:date="2021-09-05T10:02:00Z">
                  <w:rPr>
                    <w:rFonts w:ascii="Cambria Math" w:hAnsi="Cambria Math"/>
                    <w:i/>
                    <w:szCs w:val="24"/>
                  </w:rPr>
                </w:ins>
              </m:ctrlPr>
            </m:fPr>
            <m:num>
              <m:r>
                <w:ins w:id="811" w:author="Sergio Di Fiore" w:date="2021-09-05T10:02:00Z">
                  <w:rPr>
                    <w:rFonts w:ascii="Cambria Math" w:hAnsi="Cambria Math"/>
                    <w:szCs w:val="24"/>
                  </w:rPr>
                  <m:t>∂saída</m:t>
                </w:ins>
              </m:r>
            </m:num>
            <m:den>
              <m:r>
                <w:ins w:id="812" w:author="Sergio Di Fiore" w:date="2021-09-05T10:02:00Z">
                  <w:rPr>
                    <w:rFonts w:ascii="Cambria Math" w:hAnsi="Cambria Math"/>
                    <w:szCs w:val="24"/>
                  </w:rPr>
                  <m:t>∂b</m:t>
                </w:ins>
              </m:r>
            </m:den>
          </m:f>
          <m:r>
            <w:ins w:id="813" w:author="Sergio Di Fiore" w:date="2021-09-05T10:02:00Z">
              <m:rPr>
                <m:sty m:val="p"/>
              </m:rPr>
              <w:rPr>
                <w:rFonts w:ascii="Cambria Math" w:hAnsi="Cambria Math"/>
                <w:szCs w:val="24"/>
              </w:rPr>
              <m:t>∆b</m:t>
            </w:ins>
          </m:r>
        </m:oMath>
      </m:oMathPara>
    </w:p>
    <w:p w14:paraId="3B3DBF2A" w14:textId="77777777" w:rsidR="00F931FF" w:rsidRPr="009C7944" w:rsidRDefault="00F931FF" w:rsidP="00AC562D">
      <w:pPr>
        <w:rPr>
          <w:ins w:id="814" w:author="Sergio Di Fiore" w:date="2021-09-05T10:14:00Z"/>
        </w:rPr>
      </w:pPr>
    </w:p>
    <w:p w14:paraId="16D7D6BD" w14:textId="47A5B5D6" w:rsidR="002520A2" w:rsidRPr="00CA58E6" w:rsidRDefault="007E225C">
      <w:pPr>
        <w:rPr>
          <w:ins w:id="815" w:author="Sergio Di Fiore" w:date="2021-09-05T10:02:00Z"/>
          <w:lang w:eastAsia="pt-BR"/>
          <w:rPrChange w:id="816" w:author="Sergio Di Fiore" w:date="2021-09-05T17:01:00Z">
            <w:rPr>
              <w:ins w:id="817" w:author="Sergio Di Fiore" w:date="2021-09-05T10:02:00Z"/>
              <w:rFonts w:eastAsia="Calibri" w:cs="Times New Roman"/>
              <w:bCs/>
              <w:szCs w:val="20"/>
              <w:lang w:eastAsia="pt-BR"/>
            </w:rPr>
          </w:rPrChange>
        </w:rPr>
        <w:pPrChange w:id="818" w:author="Sergio Di Fiore" w:date="2021-09-05T10:03:00Z">
          <w:pPr>
            <w:jc w:val="center"/>
          </w:pPr>
        </w:pPrChange>
      </w:pPr>
      <w:ins w:id="819" w:author="Sergio Di Fiore" w:date="2021-09-05T10:03:00Z">
        <w:r w:rsidRPr="00201E73">
          <w:t xml:space="preserve">onde a soma é entorno de todos os pesos, </w:t>
        </w:r>
        <w:proofErr w:type="spellStart"/>
        <w:r w:rsidRPr="00201E73">
          <w:rPr>
            <w:rFonts w:ascii="Cambria Math" w:hAnsi="Cambria Math"/>
          </w:rPr>
          <w:t>w</w:t>
        </w:r>
        <w:r w:rsidRPr="00201E73">
          <w:rPr>
            <w:rFonts w:ascii="Cambria Math" w:hAnsi="Cambria Math"/>
            <w:vertAlign w:val="subscript"/>
          </w:rPr>
          <w:t>j</w:t>
        </w:r>
        <w:proofErr w:type="spellEnd"/>
        <w:r w:rsidRPr="00201E73">
          <w:t xml:space="preserve">, </w:t>
        </w:r>
      </w:ins>
      <m:oMath>
        <m:r>
          <w:ins w:id="820" w:author="Sergio Di Fiore" w:date="2021-09-05T10:03:00Z">
            <w:rPr>
              <w:rFonts w:ascii="Cambria Math" w:hAnsi="Cambria Math"/>
            </w:rPr>
            <m:t>∂saída/∂</m:t>
          </w:ins>
        </m:r>
        <m:sSub>
          <m:sSubPr>
            <m:ctrlPr>
              <w:ins w:id="821" w:author="Sergio Di Fiore" w:date="2021-09-05T10:03:00Z">
                <w:rPr>
                  <w:rFonts w:ascii="Cambria Math" w:hAnsi="Cambria Math"/>
                  <w:i/>
                </w:rPr>
              </w:ins>
            </m:ctrlPr>
          </m:sSubPr>
          <m:e>
            <m:r>
              <w:ins w:id="822" w:author="Sergio Di Fiore" w:date="2021-09-05T10:03:00Z">
                <w:rPr>
                  <w:rFonts w:ascii="Cambria Math" w:hAnsi="Cambria Math"/>
                </w:rPr>
                <m:t>w</m:t>
              </w:ins>
            </m:r>
          </m:e>
          <m:sub>
            <m:r>
              <w:ins w:id="823" w:author="Sergio Di Fiore" w:date="2021-09-05T10:03:00Z">
                <w:rPr>
                  <w:rFonts w:ascii="Cambria Math" w:hAnsi="Cambria Math"/>
                </w:rPr>
                <m:t>j</m:t>
              </w:ins>
            </m:r>
          </m:sub>
        </m:sSub>
      </m:oMath>
      <w:ins w:id="824" w:author="Sergio Di Fiore" w:date="2021-09-05T10:03:00Z">
        <w:r w:rsidRPr="009D51D6">
          <w:t xml:space="preserve"> e </w:t>
        </w:r>
      </w:ins>
      <m:oMath>
        <m:r>
          <w:ins w:id="825" w:author="Sergio Di Fiore" w:date="2021-09-05T10:03:00Z">
            <w:rPr>
              <w:rFonts w:ascii="Cambria Math" w:hAnsi="Cambria Math"/>
            </w:rPr>
            <m:t>∂saída/∂b</m:t>
          </w:ins>
        </m:r>
      </m:oMath>
      <w:ins w:id="826" w:author="Sergio Di Fiore" w:date="2021-09-05T10:03:00Z">
        <w:r w:rsidRPr="00201E73">
          <w:t xml:space="preserve"> denotam as derivadas parciais a saída com relação a </w:t>
        </w:r>
        <w:proofErr w:type="spellStart"/>
        <w:r w:rsidRPr="00201E73">
          <w:rPr>
            <w:rFonts w:ascii="Cambria Math" w:hAnsi="Cambria Math"/>
          </w:rPr>
          <w:t>w</w:t>
        </w:r>
        <w:r w:rsidRPr="00201E73">
          <w:rPr>
            <w:rFonts w:ascii="Cambria Math" w:hAnsi="Cambria Math"/>
            <w:vertAlign w:val="subscript"/>
          </w:rPr>
          <w:t>j</w:t>
        </w:r>
        <w:proofErr w:type="spellEnd"/>
        <w:r w:rsidRPr="00201E73">
          <w:t xml:space="preserve"> e b respectivamente. Portanto, </w:t>
        </w:r>
        <w:r w:rsidRPr="00201E73">
          <w:rPr>
            <w:rFonts w:ascii="Cambria Math" w:hAnsi="Cambria Math"/>
          </w:rPr>
          <w:t>∆saída</w:t>
        </w:r>
        <w:r w:rsidRPr="00201E73">
          <w:t xml:space="preserve"> é uma função linear das mudanças que ocorrem com </w:t>
        </w:r>
        <w:r w:rsidRPr="00201E73">
          <w:rPr>
            <w:rFonts w:ascii="Cambria Math" w:hAnsi="Cambria Math"/>
          </w:rPr>
          <w:t>∆</w:t>
        </w:r>
        <w:proofErr w:type="spellStart"/>
        <w:r w:rsidRPr="00201E73">
          <w:rPr>
            <w:rFonts w:ascii="Cambria Math" w:hAnsi="Cambria Math"/>
          </w:rPr>
          <w:t>w</w:t>
        </w:r>
        <w:r w:rsidRPr="00201E73">
          <w:rPr>
            <w:rFonts w:ascii="Cambria Math" w:hAnsi="Cambria Math"/>
            <w:vertAlign w:val="subscript"/>
          </w:rPr>
          <w:t>j</w:t>
        </w:r>
        <w:proofErr w:type="spellEnd"/>
        <w:r w:rsidRPr="00201E73">
          <w:t xml:space="preserve"> e </w:t>
        </w:r>
        <w:r w:rsidRPr="00201E73">
          <w:rPr>
            <w:rFonts w:ascii="Cambria Math" w:hAnsi="Cambria Math"/>
          </w:rPr>
          <w:t>∆b</w:t>
        </w:r>
        <w:r w:rsidRPr="00201E73">
          <w:t>.</w:t>
        </w:r>
      </w:ins>
    </w:p>
    <w:p w14:paraId="3C0D4C63" w14:textId="104ABC18" w:rsidR="00F639F1" w:rsidRPr="00CA58E6" w:rsidDel="00E743C9" w:rsidRDefault="00F639F1" w:rsidP="009D51D6">
      <w:pPr>
        <w:jc w:val="center"/>
        <w:rPr>
          <w:del w:id="827" w:author="Sergio Di Fiore" w:date="2021-09-05T09:43:00Z"/>
          <w:rFonts w:eastAsia="Calibri" w:cs="Times New Roman"/>
          <w:bCs/>
          <w:sz w:val="22"/>
          <w:lang w:eastAsia="pt-BR"/>
          <w:rPrChange w:id="828" w:author="Sergio Di Fiore" w:date="2021-09-05T17:01:00Z">
            <w:rPr>
              <w:del w:id="829" w:author="Sergio Di Fiore" w:date="2021-09-05T09:43:00Z"/>
              <w:rFonts w:eastAsia="Calibri" w:cs="Times New Roman"/>
              <w:bCs/>
              <w:sz w:val="20"/>
              <w:szCs w:val="20"/>
              <w:lang w:val="en-US" w:eastAsia="pt-BR"/>
            </w:rPr>
          </w:rPrChange>
        </w:rPr>
      </w:pPr>
      <w:del w:id="830" w:author="Sergio Di Fiore" w:date="2021-09-05T09:43:00Z">
        <w:r w:rsidRPr="00CA58E6" w:rsidDel="00E743C9">
          <w:rPr>
            <w:rFonts w:eastAsia="Calibri" w:cs="Times New Roman"/>
            <w:bCs/>
            <w:sz w:val="22"/>
            <w:lang w:eastAsia="pt-BR"/>
            <w:rPrChange w:id="831" w:author="Sergio Di Fiore" w:date="2021-09-05T17:01:00Z">
              <w:rPr>
                <w:rFonts w:eastAsia="Calibri" w:cs="Times New Roman"/>
                <w:bCs/>
                <w:sz w:val="20"/>
                <w:szCs w:val="20"/>
                <w:lang w:val="en-US" w:eastAsia="pt-BR"/>
              </w:rPr>
            </w:rPrChange>
          </w:rPr>
          <w:delText>Fonte: “What Kind of machine learning is this?” The Algorithm, MIT Review, Karen Hao</w:delText>
        </w:r>
        <w:r w:rsidR="00926083" w:rsidRPr="00CA58E6" w:rsidDel="00E743C9">
          <w:rPr>
            <w:rFonts w:eastAsia="Calibri" w:cs="Times New Roman"/>
            <w:bCs/>
            <w:sz w:val="22"/>
            <w:lang w:eastAsia="pt-BR"/>
            <w:rPrChange w:id="832" w:author="Sergio Di Fiore" w:date="2021-09-05T17:01:00Z">
              <w:rPr>
                <w:rFonts w:eastAsia="Calibri" w:cs="Times New Roman"/>
                <w:bCs/>
                <w:sz w:val="20"/>
                <w:szCs w:val="20"/>
                <w:lang w:val="en-US" w:eastAsia="pt-BR"/>
              </w:rPr>
            </w:rPrChange>
          </w:rPr>
          <w:delText xml:space="preserve">, </w:delText>
        </w:r>
        <w:commentRangeStart w:id="833"/>
        <w:r w:rsidR="00926083" w:rsidRPr="00CA58E6" w:rsidDel="00E743C9">
          <w:rPr>
            <w:rFonts w:eastAsia="Calibri" w:cs="Times New Roman"/>
            <w:bCs/>
            <w:sz w:val="22"/>
            <w:lang w:eastAsia="pt-BR"/>
            <w:rPrChange w:id="834" w:author="Sergio Di Fiore" w:date="2021-09-05T17:01:00Z">
              <w:rPr>
                <w:rFonts w:eastAsia="Calibri" w:cs="Times New Roman"/>
                <w:bCs/>
                <w:sz w:val="20"/>
                <w:szCs w:val="20"/>
                <w:lang w:val="en-US" w:eastAsia="pt-BR"/>
              </w:rPr>
            </w:rPrChange>
          </w:rPr>
          <w:delText>2018</w:delText>
        </w:r>
        <w:commentRangeEnd w:id="833"/>
        <w:r w:rsidR="004C51DB" w:rsidRPr="00CA58E6" w:rsidDel="00E743C9">
          <w:rPr>
            <w:rStyle w:val="Refdecomentrio"/>
            <w:rFonts w:cs="Times New Roman"/>
            <w:sz w:val="22"/>
            <w:szCs w:val="22"/>
            <w:rPrChange w:id="835" w:author="Sergio Di Fiore" w:date="2021-09-05T17:01:00Z">
              <w:rPr>
                <w:rStyle w:val="Refdecomentrio"/>
              </w:rPr>
            </w:rPrChange>
          </w:rPr>
          <w:commentReference w:id="833"/>
        </w:r>
      </w:del>
    </w:p>
    <w:p w14:paraId="65383360" w14:textId="31D2A1A2" w:rsidR="00F639F1" w:rsidRPr="00CA58E6" w:rsidDel="00544E48" w:rsidRDefault="00F639F1">
      <w:pPr>
        <w:jc w:val="center"/>
        <w:rPr>
          <w:del w:id="836" w:author="Sergio Di Fiore" w:date="2021-09-01T08:48:00Z"/>
          <w:rFonts w:eastAsia="Calibri" w:cs="Times New Roman"/>
          <w:bCs/>
          <w:sz w:val="20"/>
          <w:szCs w:val="20"/>
          <w:lang w:eastAsia="pt-BR"/>
          <w:rPrChange w:id="837" w:author="Sergio Di Fiore" w:date="2021-09-05T17:01:00Z">
            <w:rPr>
              <w:del w:id="838" w:author="Sergio Di Fiore" w:date="2021-09-01T08:48:00Z"/>
              <w:rFonts w:eastAsia="Calibri" w:cs="Times New Roman"/>
              <w:bCs/>
              <w:sz w:val="20"/>
              <w:szCs w:val="20"/>
              <w:lang w:val="en-US" w:eastAsia="pt-BR"/>
            </w:rPr>
          </w:rPrChange>
        </w:rPr>
        <w:pPrChange w:id="839" w:author="Sergio Di Fiore" w:date="2021-09-05T10:01:00Z">
          <w:pPr/>
        </w:pPrChange>
      </w:pPr>
      <w:del w:id="840" w:author="Sergio Di Fiore" w:date="2021-09-05T17:24:00Z">
        <w:r w:rsidRPr="00CA58E6" w:rsidDel="009C7944">
          <w:rPr>
            <w:rFonts w:eastAsia="Calibri" w:cs="Times New Roman"/>
            <w:bCs/>
            <w:sz w:val="20"/>
            <w:szCs w:val="20"/>
            <w:lang w:eastAsia="pt-BR"/>
            <w:rPrChange w:id="841" w:author="Sergio Di Fiore" w:date="2021-09-05T17:01:00Z">
              <w:rPr>
                <w:rFonts w:eastAsia="Calibri" w:cs="Times New Roman"/>
                <w:bCs/>
                <w:sz w:val="20"/>
                <w:szCs w:val="20"/>
                <w:lang w:val="en-US" w:eastAsia="pt-BR"/>
              </w:rPr>
            </w:rPrChange>
          </w:rPr>
          <w:br w:type="page"/>
        </w:r>
      </w:del>
    </w:p>
    <w:p w14:paraId="20F43374" w14:textId="1A802629" w:rsidR="00544E48" w:rsidRPr="001F752C" w:rsidRDefault="00544E48" w:rsidP="009D51D6">
      <w:pPr>
        <w:spacing w:after="0"/>
        <w:ind w:firstLine="0"/>
        <w:jc w:val="center"/>
        <w:rPr>
          <w:ins w:id="842" w:author="Sergio Di Fiore" w:date="2021-09-01T10:35:00Z"/>
          <w:rFonts w:cs="Times New Roman"/>
          <w:b/>
          <w:szCs w:val="24"/>
        </w:rPr>
      </w:pPr>
      <w:ins w:id="843" w:author="Sergio Di Fiore" w:date="2021-09-01T10:35:00Z">
        <w:r w:rsidRPr="009D51D6">
          <w:rPr>
            <w:rFonts w:cs="Times New Roman"/>
            <w:b/>
            <w:szCs w:val="24"/>
          </w:rPr>
          <w:t xml:space="preserve">3 </w:t>
        </w:r>
        <w:r w:rsidR="00323FF0" w:rsidRPr="001F752C">
          <w:rPr>
            <w:rFonts w:cs="Times New Roman"/>
            <w:b/>
            <w:szCs w:val="24"/>
          </w:rPr>
          <w:t>APRENDIZADO DE MÁQUINA</w:t>
        </w:r>
      </w:ins>
    </w:p>
    <w:p w14:paraId="3148368A" w14:textId="7EB8AFEB" w:rsidR="00AB1D5C" w:rsidRPr="00201E73" w:rsidRDefault="00C159DE" w:rsidP="007F7545">
      <w:pPr>
        <w:rPr>
          <w:ins w:id="844" w:author="Sergio Di Fiore" w:date="2021-09-01T09:54:00Z"/>
        </w:rPr>
      </w:pPr>
      <w:r w:rsidRPr="009C7944">
        <w:t xml:space="preserve">O aprendizado de máquina </w:t>
      </w:r>
      <w:del w:id="845" w:author="Sergio Di Fiore" w:date="2021-09-01T09:25:00Z">
        <w:r w:rsidR="00851AB9" w:rsidRPr="00201E73" w:rsidDel="00B75F6E">
          <w:delText>e</w:delText>
        </w:r>
        <w:r w:rsidRPr="00201E73" w:rsidDel="00B75F6E">
          <w:delText xml:space="preserve"> o </w:delText>
        </w:r>
        <w:r w:rsidRPr="00201E73" w:rsidDel="00B75F6E">
          <w:rPr>
            <w:i/>
            <w:iCs/>
          </w:rPr>
          <w:delText>Deep Learning</w:delText>
        </w:r>
        <w:r w:rsidRPr="00201E73" w:rsidDel="00B75F6E">
          <w:delText xml:space="preserve"> </w:delText>
        </w:r>
      </w:del>
      <w:r w:rsidRPr="00201E73">
        <w:t>apresenta</w:t>
      </w:r>
      <w:ins w:id="846" w:author="ADRIANE BELLUCI BELORIO DE CASTRO" w:date="2021-08-04T14:45:00Z">
        <w:del w:id="847" w:author="Sergio Di Fiore" w:date="2021-09-01T09:25:00Z">
          <w:r w:rsidR="004C51DB" w:rsidRPr="00201E73" w:rsidDel="00B75F6E">
            <w:delText>m</w:delText>
          </w:r>
        </w:del>
      </w:ins>
      <w:r w:rsidRPr="00201E73">
        <w:t xml:space="preserve"> </w:t>
      </w:r>
      <w:del w:id="848" w:author="Sergio Di Fiore" w:date="2021-09-01T10:01:00Z">
        <w:r w:rsidRPr="00201E73" w:rsidDel="00605BCB">
          <w:delText xml:space="preserve">três </w:delText>
        </w:r>
      </w:del>
      <w:ins w:id="849" w:author="Sergio Di Fiore" w:date="2021-09-01T10:01:00Z">
        <w:r w:rsidR="00605BCB" w:rsidRPr="00201E73">
          <w:t>quatro</w:t>
        </w:r>
      </w:ins>
      <w:ins w:id="850" w:author="Sergio Di Fiore" w:date="2021-09-05T16:24:00Z">
        <w:r w:rsidR="00794675" w:rsidRPr="00201E73">
          <w:t xml:space="preserve"> mais importantes</w:t>
        </w:r>
      </w:ins>
      <w:ins w:id="851" w:author="Sergio Di Fiore" w:date="2021-09-01T10:01:00Z">
        <w:r w:rsidR="00605BCB" w:rsidRPr="00201E73">
          <w:t xml:space="preserve"> </w:t>
        </w:r>
      </w:ins>
      <w:r w:rsidRPr="00201E73">
        <w:t xml:space="preserve">possibilidades: supervisionadas, </w:t>
      </w:r>
      <w:ins w:id="852" w:author="Sergio Di Fiore" w:date="2021-09-01T09:25:00Z">
        <w:r w:rsidR="00702DB4" w:rsidRPr="00201E73">
          <w:t>semi</w:t>
        </w:r>
      </w:ins>
      <w:ins w:id="853" w:author="Sergio Di Fiore" w:date="2021-09-01T09:27:00Z">
        <w:r w:rsidR="00271D17" w:rsidRPr="00201E73">
          <w:t>-</w:t>
        </w:r>
      </w:ins>
      <w:ins w:id="854" w:author="Sergio Di Fiore" w:date="2021-09-01T09:25:00Z">
        <w:r w:rsidR="00702DB4" w:rsidRPr="00201E73">
          <w:t xml:space="preserve">supervisionado e </w:t>
        </w:r>
      </w:ins>
      <w:r w:rsidRPr="00201E73">
        <w:t>não supervisionadas e por reforço</w:t>
      </w:r>
      <w:r w:rsidR="00851AB9" w:rsidRPr="00201E73">
        <w:t xml:space="preserve"> </w:t>
      </w:r>
      <w:r w:rsidR="00851AB9" w:rsidRPr="00201E73">
        <w:rPr>
          <w:bCs/>
        </w:rPr>
        <w:t>(HAO, 2018)</w:t>
      </w:r>
      <w:r w:rsidRPr="00201E73">
        <w:t>.</w:t>
      </w:r>
    </w:p>
    <w:p w14:paraId="0EEEE6D9" w14:textId="11510165" w:rsidR="0079261E" w:rsidRPr="00201E73" w:rsidRDefault="00731B7A" w:rsidP="007F7545">
      <w:pPr>
        <w:rPr>
          <w:ins w:id="855" w:author="Sergio Di Fiore" w:date="2021-09-01T09:22:00Z"/>
        </w:rPr>
      </w:pPr>
      <w:ins w:id="856" w:author="Sergio Di Fiore" w:date="2021-09-01T09:30:00Z">
        <w:r w:rsidRPr="00201E73">
          <w:t xml:space="preserve">Para </w:t>
        </w:r>
      </w:ins>
      <w:ins w:id="857" w:author="Sergio Di Fiore" w:date="2021-09-01T09:32:00Z">
        <w:r w:rsidR="00915F63" w:rsidRPr="00201E73">
          <w:t>compreendê-los</w:t>
        </w:r>
      </w:ins>
      <w:ins w:id="858" w:author="Sergio Di Fiore" w:date="2021-09-01T09:30:00Z">
        <w:r w:rsidR="004A0721" w:rsidRPr="00201E73">
          <w:t xml:space="preserve"> melhor, assuma-se um conjunto de dados como sendo um conjunto de exemplos rotulados</w:t>
        </w:r>
      </w:ins>
      <w:ins w:id="859" w:author="Sergio Di Fiore" w:date="2021-09-01T09:32:00Z">
        <w:r w:rsidR="00915F63" w:rsidRPr="00201E73">
          <w:t xml:space="preserve"> </w:t>
        </w:r>
      </w:ins>
      <m:oMath>
        <m:sSubSup>
          <m:sSubSupPr>
            <m:ctrlPr>
              <w:ins w:id="860" w:author="Sergio Di Fiore" w:date="2021-09-01T09:32:00Z">
                <w:rPr>
                  <w:rFonts w:ascii="Cambria Math" w:hAnsi="Cambria Math"/>
                  <w:i/>
                </w:rPr>
              </w:ins>
            </m:ctrlPr>
          </m:sSubSupPr>
          <m:e>
            <m:sSub>
              <m:sSubPr>
                <m:ctrlPr>
                  <w:ins w:id="861" w:author="Sergio Di Fiore" w:date="2021-09-01T09:32:00Z">
                    <w:rPr>
                      <w:rFonts w:ascii="Cambria Math" w:hAnsi="Cambria Math"/>
                      <w:i/>
                    </w:rPr>
                  </w:ins>
                </m:ctrlPr>
              </m:sSubPr>
              <m:e>
                <m:r>
                  <w:ins w:id="862" w:author="Sergio Di Fiore" w:date="2021-09-01T09:32:00Z">
                    <w:rPr>
                      <w:rFonts w:ascii="Cambria Math" w:hAnsi="Cambria Math"/>
                    </w:rPr>
                    <m:t>{(x</m:t>
                  </w:ins>
                </m:r>
              </m:e>
              <m:sub>
                <m:r>
                  <w:ins w:id="863" w:author="Sergio Di Fiore" w:date="2021-09-01T09:32:00Z">
                    <w:rPr>
                      <w:rFonts w:ascii="Cambria Math" w:hAnsi="Cambria Math"/>
                    </w:rPr>
                    <m:t>i</m:t>
                  </w:ins>
                </m:r>
              </m:sub>
            </m:sSub>
            <m:r>
              <w:ins w:id="864" w:author="Sergio Di Fiore" w:date="2021-09-01T09:32:00Z">
                <w:rPr>
                  <w:rFonts w:ascii="Cambria Math" w:hAnsi="Cambria Math"/>
                </w:rPr>
                <m:t>,</m:t>
              </w:ins>
            </m:r>
            <m:sSub>
              <m:sSubPr>
                <m:ctrlPr>
                  <w:ins w:id="865" w:author="Sergio Di Fiore" w:date="2021-09-01T09:32:00Z">
                    <w:rPr>
                      <w:rFonts w:ascii="Cambria Math" w:hAnsi="Cambria Math"/>
                      <w:i/>
                    </w:rPr>
                  </w:ins>
                </m:ctrlPr>
              </m:sSubPr>
              <m:e>
                <m:r>
                  <w:ins w:id="866" w:author="Sergio Di Fiore" w:date="2021-09-01T09:32:00Z">
                    <w:rPr>
                      <w:rFonts w:ascii="Cambria Math" w:hAnsi="Cambria Math"/>
                    </w:rPr>
                    <m:t>y</m:t>
                  </w:ins>
                </m:r>
              </m:e>
              <m:sub>
                <m:r>
                  <w:ins w:id="867" w:author="Sergio Di Fiore" w:date="2021-09-01T09:32:00Z">
                    <w:rPr>
                      <w:rFonts w:ascii="Cambria Math" w:hAnsi="Cambria Math"/>
                    </w:rPr>
                    <m:t>i</m:t>
                  </w:ins>
                </m:r>
              </m:sub>
            </m:sSub>
            <m:r>
              <w:ins w:id="868" w:author="Sergio Di Fiore" w:date="2021-09-01T09:32:00Z">
                <w:rPr>
                  <w:rFonts w:ascii="Cambria Math" w:hAnsi="Cambria Math"/>
                </w:rPr>
                <m:t>)}</m:t>
              </w:ins>
            </m:r>
          </m:e>
          <m:sub>
            <m:r>
              <w:ins w:id="869" w:author="Sergio Di Fiore" w:date="2021-09-01T09:33:00Z">
                <w:rPr>
                  <w:rFonts w:ascii="Cambria Math" w:hAnsi="Cambria Math"/>
                </w:rPr>
                <m:t>i=1</m:t>
              </w:ins>
            </m:r>
          </m:sub>
          <m:sup>
            <m:r>
              <w:ins w:id="870" w:author="Sergio Di Fiore" w:date="2021-09-01T09:33:00Z">
                <w:rPr>
                  <w:rFonts w:ascii="Cambria Math" w:hAnsi="Cambria Math"/>
                </w:rPr>
                <m:t>N</m:t>
              </w:ins>
            </m:r>
          </m:sup>
        </m:sSubSup>
      </m:oMath>
      <w:ins w:id="871" w:author="Sergio Di Fiore" w:date="2021-09-01T09:33:00Z">
        <w:r w:rsidR="0079664E" w:rsidRPr="009D51D6">
          <w:rPr>
            <w:rFonts w:eastAsiaTheme="minorEastAsia"/>
          </w:rPr>
          <w:t xml:space="preserve">. Cada elemento </w:t>
        </w:r>
      </w:ins>
      <m:oMath>
        <m:sSub>
          <m:sSubPr>
            <m:ctrlPr>
              <w:ins w:id="872" w:author="Sergio Di Fiore" w:date="2021-09-01T09:33:00Z">
                <w:rPr>
                  <w:rFonts w:ascii="Cambria Math" w:hAnsi="Cambria Math"/>
                  <w:i/>
                </w:rPr>
              </w:ins>
            </m:ctrlPr>
          </m:sSubPr>
          <m:e>
            <m:r>
              <w:ins w:id="873" w:author="Sergio Di Fiore" w:date="2021-09-01T09:33:00Z">
                <w:rPr>
                  <w:rFonts w:ascii="Cambria Math" w:hAnsi="Cambria Math"/>
                </w:rPr>
                <m:t>x</m:t>
              </w:ins>
            </m:r>
          </m:e>
          <m:sub>
            <m:r>
              <w:ins w:id="874" w:author="Sergio Di Fiore" w:date="2021-09-01T09:33:00Z">
                <w:rPr>
                  <w:rFonts w:ascii="Cambria Math" w:hAnsi="Cambria Math"/>
                </w:rPr>
                <m:t>i</m:t>
              </w:ins>
            </m:r>
          </m:sub>
        </m:sSub>
      </m:oMath>
      <w:ins w:id="875" w:author="Sergio Di Fiore" w:date="2021-09-01T09:34:00Z">
        <w:r w:rsidR="0079664E" w:rsidRPr="009D51D6">
          <w:rPr>
            <w:rFonts w:eastAsiaTheme="minorEastAsia"/>
          </w:rPr>
          <w:t xml:space="preserve"> </w:t>
        </w:r>
      </w:ins>
      <w:ins w:id="876" w:author="Sergio Di Fiore" w:date="2021-09-05T16:20:00Z">
        <w:r w:rsidR="00121053" w:rsidRPr="001F752C">
          <w:rPr>
            <w:rFonts w:eastAsiaTheme="minorEastAsia"/>
          </w:rPr>
          <w:t>de</w:t>
        </w:r>
      </w:ins>
      <w:ins w:id="877" w:author="Sergio Di Fiore" w:date="2021-09-01T09:34:00Z">
        <w:r w:rsidR="00CA7C69" w:rsidRPr="001F752C">
          <w:rPr>
            <w:rFonts w:eastAsiaTheme="minorEastAsia"/>
          </w:rPr>
          <w:t xml:space="preserve"> </w:t>
        </w:r>
      </w:ins>
      <m:oMath>
        <m:r>
          <w:ins w:id="878" w:author="Sergio Di Fiore" w:date="2021-09-01T09:34:00Z">
            <w:rPr>
              <w:rFonts w:ascii="Cambria Math" w:eastAsiaTheme="minorEastAsia" w:hAnsi="Cambria Math"/>
            </w:rPr>
            <m:t>N</m:t>
          </w:ins>
        </m:r>
      </m:oMath>
      <w:ins w:id="879" w:author="Sergio Di Fiore" w:date="2021-09-01T09:34:00Z">
        <w:r w:rsidR="00CA7C69" w:rsidRPr="00201E73">
          <w:rPr>
            <w:rFonts w:eastAsiaTheme="minorEastAsia"/>
          </w:rPr>
          <w:t xml:space="preserve"> é chamado um vetor de características</w:t>
        </w:r>
        <w:r w:rsidR="00640898" w:rsidRPr="00201E73">
          <w:rPr>
            <w:rFonts w:eastAsiaTheme="minorEastAsia"/>
          </w:rPr>
          <w:t xml:space="preserve">, que nada mais é do que um vetor </w:t>
        </w:r>
      </w:ins>
      <w:ins w:id="880" w:author="Sergio Di Fiore" w:date="2021-09-01T09:35:00Z">
        <w:r w:rsidR="00640898" w:rsidRPr="00201E73">
          <w:rPr>
            <w:rFonts w:eastAsiaTheme="minorEastAsia"/>
          </w:rPr>
          <w:t xml:space="preserve">no qual cada dimensão </w:t>
        </w:r>
      </w:ins>
      <m:oMath>
        <m:r>
          <w:ins w:id="881" w:author="Sergio Di Fiore" w:date="2021-09-01T09:35:00Z">
            <w:rPr>
              <w:rFonts w:ascii="Cambria Math" w:eastAsiaTheme="minorEastAsia" w:hAnsi="Cambria Math"/>
            </w:rPr>
            <m:t>j=1,…, D</m:t>
          </w:ins>
        </m:r>
      </m:oMath>
      <w:ins w:id="882" w:author="Sergio Di Fiore" w:date="2021-09-01T09:35:00Z">
        <w:r w:rsidR="00321F9B" w:rsidRPr="00201E73">
          <w:rPr>
            <w:rFonts w:eastAsiaTheme="minorEastAsia"/>
          </w:rPr>
          <w:t xml:space="preserve"> contém um valor que de alguma f</w:t>
        </w:r>
      </w:ins>
      <w:ins w:id="883" w:author="Sergio Di Fiore" w:date="2021-09-01T09:36:00Z">
        <w:r w:rsidR="00321F9B" w:rsidRPr="00201E73">
          <w:rPr>
            <w:rFonts w:eastAsiaTheme="minorEastAsia"/>
          </w:rPr>
          <w:t xml:space="preserve">orma descreve o evento. Esse valor é denominado característica </w:t>
        </w:r>
        <w:r w:rsidR="00E22D1D" w:rsidRPr="00201E73">
          <w:rPr>
            <w:rFonts w:eastAsiaTheme="minorEastAsia"/>
          </w:rPr>
          <w:t xml:space="preserve">e é denotado como </w:t>
        </w:r>
      </w:ins>
      <m:oMath>
        <m:sSup>
          <m:sSupPr>
            <m:ctrlPr>
              <w:ins w:id="884" w:author="Sergio Di Fiore" w:date="2021-09-01T09:36:00Z">
                <w:rPr>
                  <w:rFonts w:ascii="Cambria Math" w:eastAsiaTheme="minorEastAsia" w:hAnsi="Cambria Math"/>
                  <w:i/>
                </w:rPr>
              </w:ins>
            </m:ctrlPr>
          </m:sSupPr>
          <m:e>
            <m:r>
              <w:ins w:id="885" w:author="Sergio Di Fiore" w:date="2021-09-01T09:36:00Z">
                <w:rPr>
                  <w:rFonts w:ascii="Cambria Math" w:eastAsiaTheme="minorEastAsia" w:hAnsi="Cambria Math"/>
                </w:rPr>
                <m:t>x</m:t>
              </w:ins>
            </m:r>
          </m:e>
          <m:sup>
            <m:r>
              <w:ins w:id="886" w:author="Sergio Di Fiore" w:date="2021-09-01T09:36:00Z">
                <w:rPr>
                  <w:rFonts w:ascii="Cambria Math" w:eastAsiaTheme="minorEastAsia" w:hAnsi="Cambria Math"/>
                </w:rPr>
                <m:t>(j)</m:t>
              </w:ins>
            </m:r>
          </m:sup>
        </m:sSup>
      </m:oMath>
      <w:ins w:id="887" w:author="Sergio Di Fiore" w:date="2021-09-01T09:37:00Z">
        <w:r w:rsidR="00621E72" w:rsidRPr="009D51D6">
          <w:rPr>
            <w:rFonts w:eastAsiaTheme="minorEastAsia"/>
          </w:rPr>
          <w:t xml:space="preserve">. Assim,  </w:t>
        </w:r>
        <w:r w:rsidR="00524555" w:rsidRPr="001F752C">
          <w:rPr>
            <w:rFonts w:eastAsiaTheme="minorEastAsia"/>
          </w:rPr>
          <w:t xml:space="preserve">cada </w:t>
        </w:r>
      </w:ins>
      <w:ins w:id="888" w:author="Sergio Di Fiore" w:date="2021-09-01T09:38:00Z">
        <w:r w:rsidR="00802FFD" w:rsidRPr="001F752C">
          <w:rPr>
            <w:rFonts w:eastAsiaTheme="minorEastAsia"/>
          </w:rPr>
          <w:t>valor</w:t>
        </w:r>
      </w:ins>
      <w:ins w:id="889" w:author="Sergio Di Fiore" w:date="2021-09-01T09:37:00Z">
        <w:r w:rsidR="00524555" w:rsidRPr="009C7944">
          <w:rPr>
            <w:rFonts w:eastAsiaTheme="minorEastAsia"/>
          </w:rPr>
          <w:t xml:space="preserve"> </w:t>
        </w:r>
      </w:ins>
      <m:oMath>
        <m:r>
          <w:ins w:id="890" w:author="Sergio Di Fiore" w:date="2021-09-05T16:21:00Z">
            <w:rPr>
              <w:rFonts w:ascii="Cambria Math" w:eastAsiaTheme="minorEastAsia" w:hAnsi="Cambria Math"/>
            </w:rPr>
            <m:t>x</m:t>
          </w:ins>
        </m:r>
      </m:oMath>
      <w:ins w:id="891" w:author="Sergio Di Fiore" w:date="2021-09-05T16:21:00Z">
        <w:r w:rsidR="00893B87" w:rsidRPr="00201E73">
          <w:rPr>
            <w:rFonts w:eastAsiaTheme="minorEastAsia"/>
          </w:rPr>
          <w:t xml:space="preserve"> </w:t>
        </w:r>
      </w:ins>
      <w:ins w:id="892" w:author="Sergio Di Fiore" w:date="2021-09-01T09:37:00Z">
        <w:r w:rsidR="00524555" w:rsidRPr="00201E73">
          <w:rPr>
            <w:rFonts w:eastAsiaTheme="minorEastAsia"/>
          </w:rPr>
          <w:t>na c</w:t>
        </w:r>
      </w:ins>
      <w:ins w:id="893" w:author="Sergio Di Fiore" w:date="2021-09-01T09:38:00Z">
        <w:r w:rsidR="00524555" w:rsidRPr="00201E73">
          <w:rPr>
            <w:rFonts w:eastAsiaTheme="minorEastAsia"/>
          </w:rPr>
          <w:t xml:space="preserve">olação pode, por </w:t>
        </w:r>
      </w:ins>
      <w:ins w:id="894" w:author="Sergio Di Fiore" w:date="2021-09-05T16:21:00Z">
        <w:r w:rsidR="00893B87" w:rsidRPr="00201E73">
          <w:rPr>
            <w:rFonts w:eastAsiaTheme="minorEastAsia"/>
          </w:rPr>
          <w:t>e</w:t>
        </w:r>
      </w:ins>
      <w:ins w:id="895" w:author="Sergio Di Fiore" w:date="2021-09-01T09:38:00Z">
        <w:r w:rsidR="00524555" w:rsidRPr="00201E73">
          <w:rPr>
            <w:rFonts w:eastAsiaTheme="minorEastAsia"/>
          </w:rPr>
          <w:t xml:space="preserve">xemplo, representar uma pessoa, </w:t>
        </w:r>
        <w:r w:rsidR="00802FFD" w:rsidRPr="00201E73">
          <w:rPr>
            <w:rFonts w:eastAsiaTheme="minorEastAsia"/>
          </w:rPr>
          <w:t xml:space="preserve">então, a primeira característica </w:t>
        </w:r>
      </w:ins>
      <m:oMath>
        <m:sSup>
          <m:sSupPr>
            <m:ctrlPr>
              <w:ins w:id="896" w:author="Sergio Di Fiore" w:date="2021-09-01T09:38:00Z">
                <w:rPr>
                  <w:rFonts w:ascii="Cambria Math" w:eastAsiaTheme="minorEastAsia" w:hAnsi="Cambria Math"/>
                  <w:i/>
                </w:rPr>
              </w:ins>
            </m:ctrlPr>
          </m:sSupPr>
          <m:e>
            <m:r>
              <w:ins w:id="897" w:author="Sergio Di Fiore" w:date="2021-09-01T09:38:00Z">
                <w:rPr>
                  <w:rFonts w:ascii="Cambria Math" w:eastAsiaTheme="minorEastAsia" w:hAnsi="Cambria Math"/>
                </w:rPr>
                <m:t>x</m:t>
              </w:ins>
            </m:r>
          </m:e>
          <m:sup>
            <m:r>
              <w:ins w:id="898" w:author="Sergio Di Fiore" w:date="2021-09-01T09:38:00Z">
                <w:rPr>
                  <w:rFonts w:ascii="Cambria Math" w:eastAsiaTheme="minorEastAsia" w:hAnsi="Cambria Math"/>
                </w:rPr>
                <m:t>(1)</m:t>
              </w:ins>
            </m:r>
          </m:sup>
        </m:sSup>
      </m:oMath>
      <w:ins w:id="899" w:author="Sergio Di Fiore" w:date="2021-09-01T09:39:00Z">
        <w:r w:rsidR="0040751F" w:rsidRPr="009D51D6">
          <w:rPr>
            <w:rFonts w:eastAsiaTheme="minorEastAsia"/>
          </w:rPr>
          <w:t xml:space="preserve"> pode conter a altura em centímetros</w:t>
        </w:r>
        <w:r w:rsidR="00AF1DBC" w:rsidRPr="001F752C">
          <w:rPr>
            <w:rFonts w:eastAsiaTheme="minorEastAsia"/>
          </w:rPr>
          <w:t xml:space="preserve">, a segunda característica, </w:t>
        </w:r>
      </w:ins>
      <m:oMath>
        <m:sSup>
          <m:sSupPr>
            <m:ctrlPr>
              <w:ins w:id="900" w:author="Sergio Di Fiore" w:date="2021-09-01T09:39:00Z">
                <w:rPr>
                  <w:rFonts w:ascii="Cambria Math" w:eastAsiaTheme="minorEastAsia" w:hAnsi="Cambria Math"/>
                  <w:i/>
                </w:rPr>
              </w:ins>
            </m:ctrlPr>
          </m:sSupPr>
          <m:e>
            <m:r>
              <w:ins w:id="901" w:author="Sergio Di Fiore" w:date="2021-09-01T09:39:00Z">
                <w:rPr>
                  <w:rFonts w:ascii="Cambria Math" w:eastAsiaTheme="minorEastAsia" w:hAnsi="Cambria Math"/>
                </w:rPr>
                <m:t>x</m:t>
              </w:ins>
            </m:r>
          </m:e>
          <m:sup>
            <m:r>
              <w:ins w:id="902" w:author="Sergio Di Fiore" w:date="2021-09-01T09:39:00Z">
                <w:rPr>
                  <w:rFonts w:ascii="Cambria Math" w:eastAsiaTheme="minorEastAsia" w:hAnsi="Cambria Math"/>
                </w:rPr>
                <m:t>(2)</m:t>
              </w:ins>
            </m:r>
          </m:sup>
        </m:sSup>
      </m:oMath>
      <w:ins w:id="903" w:author="Sergio Di Fiore" w:date="2021-09-01T09:39:00Z">
        <w:r w:rsidR="00AF1DBC" w:rsidRPr="009D51D6">
          <w:rPr>
            <w:rFonts w:eastAsiaTheme="minorEastAsia"/>
          </w:rPr>
          <w:t xml:space="preserve"> o peso em </w:t>
        </w:r>
        <w:r w:rsidR="002C2061" w:rsidRPr="001F752C">
          <w:rPr>
            <w:rFonts w:eastAsiaTheme="minorEastAsia"/>
          </w:rPr>
          <w:t xml:space="preserve">kg, e </w:t>
        </w:r>
      </w:ins>
      <m:oMath>
        <m:sSup>
          <m:sSupPr>
            <m:ctrlPr>
              <w:ins w:id="904" w:author="Sergio Di Fiore" w:date="2021-09-01T09:39:00Z">
                <w:rPr>
                  <w:rFonts w:ascii="Cambria Math" w:eastAsiaTheme="minorEastAsia" w:hAnsi="Cambria Math"/>
                  <w:i/>
                </w:rPr>
              </w:ins>
            </m:ctrlPr>
          </m:sSupPr>
          <m:e>
            <m:r>
              <w:ins w:id="905" w:author="Sergio Di Fiore" w:date="2021-09-01T09:39:00Z">
                <w:rPr>
                  <w:rFonts w:ascii="Cambria Math" w:eastAsiaTheme="minorEastAsia" w:hAnsi="Cambria Math"/>
                </w:rPr>
                <m:t>x</m:t>
              </w:ins>
            </m:r>
          </m:e>
          <m:sup>
            <m:r>
              <w:ins w:id="906" w:author="Sergio Di Fiore" w:date="2021-09-01T09:39:00Z">
                <w:rPr>
                  <w:rFonts w:ascii="Cambria Math" w:eastAsiaTheme="minorEastAsia" w:hAnsi="Cambria Math"/>
                </w:rPr>
                <m:t>(3)</m:t>
              </w:ins>
            </m:r>
          </m:sup>
        </m:sSup>
      </m:oMath>
      <w:ins w:id="907" w:author="Sergio Di Fiore" w:date="2021-09-01T09:40:00Z">
        <w:r w:rsidR="002C2061" w:rsidRPr="009D51D6">
          <w:rPr>
            <w:rFonts w:eastAsiaTheme="minorEastAsia"/>
          </w:rPr>
          <w:t xml:space="preserve"> o sexo, e assim em diante.</w:t>
        </w:r>
        <w:r w:rsidR="00E7306B" w:rsidRPr="001F752C">
          <w:rPr>
            <w:rFonts w:eastAsiaTheme="minorEastAsia"/>
          </w:rPr>
          <w:t xml:space="preserve"> Para cada </w:t>
        </w:r>
      </w:ins>
      <w:ins w:id="908" w:author="Sergio Di Fiore" w:date="2021-09-01T09:41:00Z">
        <w:r w:rsidR="002750E2" w:rsidRPr="001F752C">
          <w:rPr>
            <w:rFonts w:eastAsiaTheme="minorEastAsia"/>
          </w:rPr>
          <w:t xml:space="preserve">exemplo no conjunto, </w:t>
        </w:r>
        <w:r w:rsidR="005B4D5B" w:rsidRPr="009C7944">
          <w:rPr>
            <w:rFonts w:eastAsiaTheme="minorEastAsia"/>
          </w:rPr>
          <w:t>a posição da carac</w:t>
        </w:r>
        <w:r w:rsidR="005B4D5B" w:rsidRPr="00201E73">
          <w:rPr>
            <w:rFonts w:eastAsiaTheme="minorEastAsia"/>
          </w:rPr>
          <w:t xml:space="preserve">terística </w:t>
        </w:r>
      </w:ins>
      <w:ins w:id="909" w:author="Sergio Di Fiore" w:date="2021-09-01T09:42:00Z">
        <w:r w:rsidR="005B4D5B" w:rsidRPr="00201E73">
          <w:rPr>
            <w:rFonts w:eastAsiaTheme="minorEastAsia"/>
          </w:rPr>
          <w:t xml:space="preserve">na posição </w:t>
        </w:r>
      </w:ins>
      <m:oMath>
        <m:r>
          <w:ins w:id="910" w:author="Sergio Di Fiore" w:date="2021-09-01T09:42:00Z">
            <w:rPr>
              <w:rFonts w:ascii="Cambria Math" w:eastAsiaTheme="minorEastAsia" w:hAnsi="Cambria Math"/>
            </w:rPr>
            <m:t>j</m:t>
          </w:ins>
        </m:r>
      </m:oMath>
      <w:ins w:id="911" w:author="Sergio Di Fiore" w:date="2021-09-01T09:42:00Z">
        <w:r w:rsidR="00160FE6" w:rsidRPr="00201E73">
          <w:rPr>
            <w:rFonts w:eastAsiaTheme="minorEastAsia"/>
          </w:rPr>
          <w:t xml:space="preserve"> contém algum tipo de informação.</w:t>
        </w:r>
        <w:r w:rsidR="002E24CE" w:rsidRPr="00201E73">
          <w:rPr>
            <w:rFonts w:eastAsiaTheme="minorEastAsia"/>
          </w:rPr>
          <w:t xml:space="preserve"> Assim, se </w:t>
        </w:r>
      </w:ins>
      <m:oMath>
        <m:sSubSup>
          <m:sSubSupPr>
            <m:ctrlPr>
              <w:ins w:id="912" w:author="Sergio Di Fiore" w:date="2021-09-01T09:43:00Z">
                <w:rPr>
                  <w:rFonts w:ascii="Cambria Math" w:eastAsiaTheme="minorEastAsia" w:hAnsi="Cambria Math"/>
                  <w:i/>
                </w:rPr>
              </w:ins>
            </m:ctrlPr>
          </m:sSubSupPr>
          <m:e>
            <m:r>
              <w:ins w:id="913" w:author="Sergio Di Fiore" w:date="2021-09-01T09:43:00Z">
                <w:rPr>
                  <w:rFonts w:ascii="Cambria Math" w:eastAsiaTheme="minorEastAsia" w:hAnsi="Cambria Math"/>
                </w:rPr>
                <m:t>x</m:t>
              </w:ins>
            </m:r>
          </m:e>
          <m:sub>
            <m:r>
              <w:ins w:id="914" w:author="Sergio Di Fiore" w:date="2021-09-01T09:43:00Z">
                <w:rPr>
                  <w:rFonts w:ascii="Cambria Math" w:eastAsiaTheme="minorEastAsia" w:hAnsi="Cambria Math"/>
                </w:rPr>
                <m:t>i</m:t>
              </w:ins>
            </m:r>
          </m:sub>
          <m:sup>
            <m:r>
              <w:ins w:id="915" w:author="Sergio Di Fiore" w:date="2021-09-01T09:43:00Z">
                <w:rPr>
                  <w:rFonts w:ascii="Cambria Math" w:eastAsiaTheme="minorEastAsia" w:hAnsi="Cambria Math"/>
                </w:rPr>
                <m:t>(2)</m:t>
              </w:ins>
            </m:r>
          </m:sup>
        </m:sSubSup>
      </m:oMath>
      <w:ins w:id="916" w:author="Sergio Di Fiore" w:date="2021-09-01T09:43:00Z">
        <w:r w:rsidR="002E24CE" w:rsidRPr="009D51D6">
          <w:rPr>
            <w:rFonts w:eastAsiaTheme="minorEastAsia"/>
          </w:rPr>
          <w:t xml:space="preserve"> </w:t>
        </w:r>
        <w:r w:rsidR="00C729E7" w:rsidRPr="001F752C">
          <w:rPr>
            <w:rFonts w:eastAsiaTheme="minorEastAsia"/>
          </w:rPr>
          <w:t>contém o peso em kg em algum exemplo x</w:t>
        </w:r>
        <w:r w:rsidR="00C729E7" w:rsidRPr="001F752C">
          <w:rPr>
            <w:rFonts w:eastAsiaTheme="minorEastAsia"/>
            <w:vertAlign w:val="subscript"/>
          </w:rPr>
          <w:t>i</w:t>
        </w:r>
      </w:ins>
      <w:ins w:id="917" w:author="Sergio Di Fiore" w:date="2021-09-01T09:44:00Z">
        <w:r w:rsidR="00C729E7" w:rsidRPr="009C7944">
          <w:rPr>
            <w:rFonts w:eastAsiaTheme="minorEastAsia"/>
          </w:rPr>
          <w:t xml:space="preserve">, </w:t>
        </w:r>
        <w:r w:rsidR="006F0DDC" w:rsidRPr="00201E73">
          <w:rPr>
            <w:rFonts w:eastAsiaTheme="minorEastAsia"/>
          </w:rPr>
          <w:t xml:space="preserve">então </w:t>
        </w:r>
      </w:ins>
      <m:oMath>
        <m:sSubSup>
          <m:sSubSupPr>
            <m:ctrlPr>
              <w:ins w:id="918" w:author="Sergio Di Fiore" w:date="2021-09-01T09:44:00Z">
                <w:rPr>
                  <w:rFonts w:ascii="Cambria Math" w:eastAsiaTheme="minorEastAsia" w:hAnsi="Cambria Math"/>
                  <w:i/>
                </w:rPr>
              </w:ins>
            </m:ctrlPr>
          </m:sSubSupPr>
          <m:e>
            <m:r>
              <w:ins w:id="919" w:author="Sergio Di Fiore" w:date="2021-09-01T09:44:00Z">
                <w:rPr>
                  <w:rFonts w:ascii="Cambria Math" w:eastAsiaTheme="minorEastAsia" w:hAnsi="Cambria Math"/>
                </w:rPr>
                <m:t>x</m:t>
              </w:ins>
            </m:r>
          </m:e>
          <m:sub>
            <m:r>
              <w:ins w:id="920" w:author="Sergio Di Fiore" w:date="2021-09-01T09:44:00Z">
                <w:rPr>
                  <w:rFonts w:ascii="Cambria Math" w:eastAsiaTheme="minorEastAsia" w:hAnsi="Cambria Math"/>
                </w:rPr>
                <m:t>k</m:t>
              </w:ins>
            </m:r>
          </m:sub>
          <m:sup>
            <m:r>
              <w:ins w:id="921" w:author="Sergio Di Fiore" w:date="2021-09-01T09:44:00Z">
                <w:rPr>
                  <w:rFonts w:ascii="Cambria Math" w:eastAsiaTheme="minorEastAsia" w:hAnsi="Cambria Math"/>
                </w:rPr>
                <m:t>(2)</m:t>
              </w:ins>
            </m:r>
          </m:sup>
        </m:sSubSup>
      </m:oMath>
      <w:ins w:id="922" w:author="Sergio Di Fiore" w:date="2021-09-01T09:44:00Z">
        <w:r w:rsidR="006F0DDC" w:rsidRPr="009D51D6">
          <w:rPr>
            <w:rFonts w:eastAsiaTheme="minorEastAsia"/>
          </w:rPr>
          <w:t xml:space="preserve"> também conterá </w:t>
        </w:r>
        <w:r w:rsidR="00AE63F6" w:rsidRPr="001F752C">
          <w:rPr>
            <w:rFonts w:eastAsiaTheme="minorEastAsia"/>
          </w:rPr>
          <w:t>pelo em kg para cada exemplo de</w:t>
        </w:r>
      </w:ins>
      <w:ins w:id="923" w:author="Sergio Di Fiore" w:date="2021-09-01T09:45:00Z">
        <w:r w:rsidR="00874045" w:rsidRPr="001F752C">
          <w:rPr>
            <w:rFonts w:eastAsiaTheme="minorEastAsia"/>
          </w:rPr>
          <w:t xml:space="preserve"> </w:t>
        </w:r>
      </w:ins>
      <m:oMath>
        <m:sSub>
          <m:sSubPr>
            <m:ctrlPr>
              <w:ins w:id="924" w:author="Sergio Di Fiore" w:date="2021-09-01T09:46:00Z">
                <w:rPr>
                  <w:rFonts w:ascii="Cambria Math" w:eastAsiaTheme="minorEastAsia" w:hAnsi="Cambria Math"/>
                  <w:i/>
                </w:rPr>
              </w:ins>
            </m:ctrlPr>
          </m:sSubPr>
          <m:e>
            <m:r>
              <w:ins w:id="925" w:author="Sergio Di Fiore" w:date="2021-09-01T09:46:00Z">
                <w:rPr>
                  <w:rFonts w:ascii="Cambria Math" w:eastAsiaTheme="minorEastAsia" w:hAnsi="Cambria Math"/>
                </w:rPr>
                <m:t>x</m:t>
              </w:ins>
            </m:r>
          </m:e>
          <m:sub>
            <m:r>
              <w:ins w:id="926" w:author="Sergio Di Fiore" w:date="2021-09-01T09:46:00Z">
                <w:rPr>
                  <w:rFonts w:ascii="Cambria Math" w:eastAsiaTheme="minorEastAsia" w:hAnsi="Cambria Math"/>
                </w:rPr>
                <m:t>k</m:t>
              </w:ins>
            </m:r>
          </m:sub>
        </m:sSub>
        <m:r>
          <w:ins w:id="927" w:author="Sergio Di Fiore" w:date="2021-09-01T09:46:00Z">
            <w:rPr>
              <w:rFonts w:ascii="Cambria Math" w:eastAsiaTheme="minorEastAsia" w:hAnsi="Cambria Math"/>
            </w:rPr>
            <m:t xml:space="preserve">, k=1,…, </m:t>
          </w:ins>
        </m:r>
        <m:r>
          <w:ins w:id="928" w:author="Sergio Di Fiore" w:date="2021-09-01T09:47:00Z">
            <w:rPr>
              <w:rFonts w:ascii="Cambria Math" w:eastAsiaTheme="minorEastAsia" w:hAnsi="Cambria Math"/>
            </w:rPr>
            <m:t>N</m:t>
          </w:ins>
        </m:r>
      </m:oMath>
      <w:ins w:id="929" w:author="Sergio Di Fiore" w:date="2021-09-01T09:47:00Z">
        <w:r w:rsidR="000A2014" w:rsidRPr="00201E73">
          <w:rPr>
            <w:rFonts w:eastAsiaTheme="minorEastAsia"/>
          </w:rPr>
          <w:t>.</w:t>
        </w:r>
        <w:r w:rsidR="00741BA6" w:rsidRPr="00201E73">
          <w:rPr>
            <w:rFonts w:eastAsiaTheme="minorEastAsia"/>
          </w:rPr>
          <w:t xml:space="preserve"> O rótulo </w:t>
        </w:r>
      </w:ins>
      <m:oMath>
        <m:sSub>
          <m:sSubPr>
            <m:ctrlPr>
              <w:ins w:id="930" w:author="Sergio Di Fiore" w:date="2021-09-01T09:49:00Z">
                <w:rPr>
                  <w:rFonts w:ascii="Cambria Math" w:eastAsiaTheme="minorEastAsia" w:hAnsi="Cambria Math"/>
                  <w:i/>
                </w:rPr>
              </w:ins>
            </m:ctrlPr>
          </m:sSubPr>
          <m:e>
            <m:r>
              <w:ins w:id="931" w:author="Sergio Di Fiore" w:date="2021-09-01T09:49:00Z">
                <w:rPr>
                  <w:rFonts w:ascii="Cambria Math" w:eastAsiaTheme="minorEastAsia" w:hAnsi="Cambria Math"/>
                </w:rPr>
                <m:t>y</m:t>
              </w:ins>
            </m:r>
          </m:e>
          <m:sub>
            <m:r>
              <w:ins w:id="932" w:author="Sergio Di Fiore" w:date="2021-09-01T09:49:00Z">
                <w:rPr>
                  <w:rFonts w:ascii="Cambria Math" w:eastAsiaTheme="minorEastAsia" w:hAnsi="Cambria Math"/>
                </w:rPr>
                <m:t>i</m:t>
              </w:ins>
            </m:r>
          </m:sub>
        </m:sSub>
      </m:oMath>
      <w:ins w:id="933" w:author="Sergio Di Fiore" w:date="2021-09-01T09:49:00Z">
        <w:r w:rsidR="002E6588" w:rsidRPr="009D51D6">
          <w:rPr>
            <w:rFonts w:eastAsiaTheme="minorEastAsia"/>
          </w:rPr>
          <w:t xml:space="preserve"> pode tanto ser </w:t>
        </w:r>
      </w:ins>
      <w:ins w:id="934" w:author="Sergio Di Fiore" w:date="2021-09-01T09:50:00Z">
        <w:r w:rsidR="002E6588" w:rsidRPr="001F752C">
          <w:rPr>
            <w:rFonts w:eastAsiaTheme="minorEastAsia"/>
          </w:rPr>
          <w:t>um elemento que pertence a um conjunto de classes finitas</w:t>
        </w:r>
        <w:r w:rsidR="006E46AC" w:rsidRPr="009C7944">
          <w:rPr>
            <w:rFonts w:eastAsiaTheme="minorEastAsia"/>
          </w:rPr>
          <w:t xml:space="preserve"> </w:t>
        </w:r>
      </w:ins>
      <m:oMath>
        <m:r>
          <w:ins w:id="935" w:author="Sergio Di Fiore" w:date="2021-09-01T09:50:00Z">
            <w:rPr>
              <w:rFonts w:ascii="Cambria Math" w:eastAsiaTheme="minorEastAsia" w:hAnsi="Cambria Math"/>
            </w:rPr>
            <m:t>{1, 2,…, C}</m:t>
          </w:ins>
        </m:r>
      </m:oMath>
      <w:ins w:id="936" w:author="Sergio Di Fiore" w:date="2021-09-01T09:50:00Z">
        <w:r w:rsidR="006B04E5" w:rsidRPr="00201E73">
          <w:rPr>
            <w:rFonts w:eastAsiaTheme="minorEastAsia"/>
          </w:rPr>
          <w:t>, ou um número real</w:t>
        </w:r>
      </w:ins>
      <w:ins w:id="937" w:author="Sergio Di Fiore" w:date="2021-09-01T09:51:00Z">
        <w:r w:rsidR="006B04E5" w:rsidRPr="00201E73">
          <w:rPr>
            <w:rFonts w:eastAsiaTheme="minorEastAsia"/>
          </w:rPr>
          <w:t xml:space="preserve">, ou alguma estrutura mais complexa como um </w:t>
        </w:r>
        <w:r w:rsidR="008736C8" w:rsidRPr="00201E73">
          <w:rPr>
            <w:rFonts w:eastAsiaTheme="minorEastAsia"/>
          </w:rPr>
          <w:t xml:space="preserve">vetor, uma matriz, uma árvore, um gráfico. </w:t>
        </w:r>
      </w:ins>
      <w:ins w:id="938" w:author="Sergio Di Fiore" w:date="2021-09-01T09:52:00Z">
        <w:r w:rsidR="009F0717" w:rsidRPr="00201E73">
          <w:rPr>
            <w:rFonts w:eastAsiaTheme="minorEastAsia"/>
          </w:rPr>
          <w:t xml:space="preserve">Pode-se entender uma classe como a categoria a qual o elemento pertence. Assim, </w:t>
        </w:r>
        <w:r w:rsidR="003867D4" w:rsidRPr="00201E73">
          <w:rPr>
            <w:rFonts w:eastAsiaTheme="minorEastAsia"/>
          </w:rPr>
          <w:t>se os exemplos são mensagens de correio eletrônico e o pro</w:t>
        </w:r>
      </w:ins>
      <w:ins w:id="939" w:author="Sergio Di Fiore" w:date="2021-09-01T09:53:00Z">
        <w:r w:rsidR="003867D4" w:rsidRPr="00201E73">
          <w:rPr>
            <w:rFonts w:eastAsiaTheme="minorEastAsia"/>
          </w:rPr>
          <w:t>blema é a detecção de spam</w:t>
        </w:r>
        <w:r w:rsidR="006260D2" w:rsidRPr="00201E73">
          <w:rPr>
            <w:rFonts w:eastAsiaTheme="minorEastAsia"/>
          </w:rPr>
          <w:t xml:space="preserve">, tem-se duas classes: </w:t>
        </w:r>
      </w:ins>
      <m:oMath>
        <m:d>
          <m:dPr>
            <m:begChr m:val="{"/>
            <m:endChr m:val="}"/>
            <m:ctrlPr>
              <w:ins w:id="940" w:author="Sergio Di Fiore" w:date="2021-09-01T09:53:00Z">
                <w:rPr>
                  <w:rFonts w:ascii="Cambria Math" w:eastAsiaTheme="minorEastAsia" w:hAnsi="Cambria Math"/>
                  <w:i/>
                </w:rPr>
              </w:ins>
            </m:ctrlPr>
          </m:dPr>
          <m:e>
            <m:r>
              <w:ins w:id="941" w:author="Sergio Di Fiore" w:date="2021-09-01T09:53:00Z">
                <w:rPr>
                  <w:rFonts w:ascii="Cambria Math" w:eastAsiaTheme="minorEastAsia" w:hAnsi="Cambria Math"/>
                </w:rPr>
                <m:t>spam, nã</m:t>
              </w:ins>
            </m:r>
            <m:sSub>
              <m:sSubPr>
                <m:ctrlPr>
                  <w:ins w:id="942" w:author="Sergio Di Fiore" w:date="2021-09-01T09:53:00Z">
                    <w:rPr>
                      <w:rFonts w:ascii="Cambria Math" w:eastAsiaTheme="minorEastAsia" w:hAnsi="Cambria Math"/>
                      <w:i/>
                    </w:rPr>
                  </w:ins>
                </m:ctrlPr>
              </m:sSubPr>
              <m:e>
                <m:r>
                  <w:ins w:id="943" w:author="Sergio Di Fiore" w:date="2021-09-01T09:53:00Z">
                    <w:rPr>
                      <w:rFonts w:ascii="Cambria Math" w:eastAsiaTheme="minorEastAsia" w:hAnsi="Cambria Math"/>
                    </w:rPr>
                    <m:t>o</m:t>
                  </w:ins>
                </m:r>
              </m:e>
              <m:sub>
                <m:r>
                  <w:ins w:id="944" w:author="Sergio Di Fiore" w:date="2021-09-01T09:53:00Z">
                    <w:rPr>
                      <w:rFonts w:ascii="Cambria Math" w:eastAsiaTheme="minorEastAsia" w:hAnsi="Cambria Math"/>
                    </w:rPr>
                    <m:t>spam</m:t>
                  </w:ins>
                </m:r>
              </m:sub>
            </m:sSub>
          </m:e>
        </m:d>
      </m:oMath>
      <w:ins w:id="945" w:author="Sergio Di Fiore" w:date="2021-09-05T16:22:00Z">
        <w:r w:rsidR="00F14FE4" w:rsidRPr="009D51D6">
          <w:rPr>
            <w:rFonts w:eastAsiaTheme="minorEastAsia"/>
          </w:rPr>
          <w:t xml:space="preserve"> </w:t>
        </w:r>
        <w:r w:rsidR="00F14FE4" w:rsidRPr="00CA58E6">
          <w:rPr>
            <w:rFonts w:eastAsiaTheme="minorEastAsia"/>
            <w:rPrChange w:id="946" w:author="Sergio Di Fiore" w:date="2021-09-05T17:01:00Z">
              <w:rPr/>
            </w:rPrChange>
          </w:rPr>
          <w:t>(</w:t>
        </w:r>
        <w:r w:rsidR="008803FD" w:rsidRPr="00CA58E6">
          <w:rPr>
            <w:rFonts w:eastAsiaTheme="minorEastAsia"/>
            <w:rPrChange w:id="947" w:author="Sergio Di Fiore" w:date="2021-09-05T17:01:00Z">
              <w:rPr>
                <w:rFonts w:eastAsiaTheme="minorEastAsia"/>
                <w:noProof/>
              </w:rPr>
            </w:rPrChange>
          </w:rPr>
          <w:t>BURKIV</w:t>
        </w:r>
        <w:r w:rsidR="00F14FE4" w:rsidRPr="00CA58E6">
          <w:rPr>
            <w:rFonts w:eastAsiaTheme="minorEastAsia"/>
            <w:rPrChange w:id="948" w:author="Sergio Di Fiore" w:date="2021-09-05T17:01:00Z">
              <w:rPr/>
            </w:rPrChange>
          </w:rPr>
          <w:t>, 2019)</w:t>
        </w:r>
      </w:ins>
      <w:ins w:id="949" w:author="Sergio Di Fiore" w:date="2021-09-01T09:53:00Z">
        <w:r w:rsidR="00AB1D5C" w:rsidRPr="00201E73">
          <w:rPr>
            <w:rFonts w:eastAsiaTheme="minorEastAsia"/>
          </w:rPr>
          <w:t>.</w:t>
        </w:r>
      </w:ins>
    </w:p>
    <w:p w14:paraId="658C47A6" w14:textId="77777777" w:rsidR="00794675" w:rsidRPr="00201E73" w:rsidRDefault="00C159DE" w:rsidP="00794675">
      <w:pPr>
        <w:rPr>
          <w:ins w:id="950" w:author="Sergio Di Fiore" w:date="2021-09-05T16:23:00Z"/>
        </w:rPr>
      </w:pPr>
      <w:del w:id="951" w:author="Sergio Di Fiore" w:date="2021-09-01T09:22:00Z">
        <w:r w:rsidRPr="00201E73" w:rsidDel="0079261E">
          <w:delText xml:space="preserve"> </w:delText>
        </w:r>
      </w:del>
      <w:r w:rsidRPr="00201E73">
        <w:t>No aprendizado supervisionado, que é o mais comum, os dados são rotulados de forma a dizer à máquina exatamente por quais padrões ela está procurando.</w:t>
      </w:r>
      <w:ins w:id="952" w:author="Sergio Di Fiore" w:date="2021-09-01T09:23:00Z">
        <w:r w:rsidR="00A12FF7" w:rsidRPr="00201E73">
          <w:t xml:space="preserve"> O objetivo é tomar um vetor de entrada </w:t>
        </w:r>
        <w:r w:rsidR="00A441EF" w:rsidRPr="00201E73">
          <w:t>x</w:t>
        </w:r>
      </w:ins>
      <w:ins w:id="953" w:author="Sergio Di Fiore" w:date="2021-09-01T09:54:00Z">
        <w:r w:rsidR="006836BC" w:rsidRPr="00201E73">
          <w:t xml:space="preserve"> e obter-se como informação de saída </w:t>
        </w:r>
      </w:ins>
      <w:ins w:id="954" w:author="Sergio Di Fiore" w:date="2021-09-01T09:55:00Z">
        <w:r w:rsidR="004E4314" w:rsidRPr="00201E73">
          <w:t>valores que permitam com que se deduza o rótulo desse vetor de cara</w:t>
        </w:r>
        <w:r w:rsidR="00085AA2" w:rsidRPr="00201E73">
          <w:t xml:space="preserve">cterísticas. Assim, por exemplo, um </w:t>
        </w:r>
      </w:ins>
      <w:ins w:id="955" w:author="Sergio Di Fiore" w:date="2021-09-01T09:56:00Z">
        <w:r w:rsidR="00085AA2" w:rsidRPr="00201E73">
          <w:t xml:space="preserve">modelo </w:t>
        </w:r>
        <w:r w:rsidR="00A0559F" w:rsidRPr="00201E73">
          <w:t xml:space="preserve">criado usando um conjunto de pessoas pode tomar como entrada um vetor das características que descrevam </w:t>
        </w:r>
        <w:r w:rsidR="007C721F" w:rsidRPr="00201E73">
          <w:t>a pessoa e como saída a probab</w:t>
        </w:r>
      </w:ins>
      <w:ins w:id="956" w:author="Sergio Di Fiore" w:date="2021-09-01T09:57:00Z">
        <w:r w:rsidR="007C721F" w:rsidRPr="00201E73">
          <w:t>ilidade que essa pessoa tenha câncer</w:t>
        </w:r>
      </w:ins>
      <w:ins w:id="957" w:author="Sergio Di Fiore" w:date="2021-09-05T16:23:00Z">
        <w:r w:rsidR="00794675" w:rsidRPr="00201E73">
          <w:t xml:space="preserve"> </w:t>
        </w:r>
        <w:r w:rsidR="00794675" w:rsidRPr="00CA58E6">
          <w:rPr>
            <w:rFonts w:eastAsiaTheme="minorEastAsia"/>
            <w:rPrChange w:id="958" w:author="Sergio Di Fiore" w:date="2021-09-05T17:01:00Z">
              <w:rPr>
                <w:rFonts w:eastAsiaTheme="minorEastAsia"/>
                <w:noProof/>
              </w:rPr>
            </w:rPrChange>
          </w:rPr>
          <w:t>(BURKIV, 2019)</w:t>
        </w:r>
        <w:r w:rsidR="00794675" w:rsidRPr="00201E73">
          <w:rPr>
            <w:rFonts w:eastAsiaTheme="minorEastAsia"/>
          </w:rPr>
          <w:t>.</w:t>
        </w:r>
      </w:ins>
    </w:p>
    <w:p w14:paraId="36D75025" w14:textId="77777777" w:rsidR="00794675" w:rsidRPr="00201E73" w:rsidRDefault="008A4D5C" w:rsidP="00794675">
      <w:pPr>
        <w:rPr>
          <w:ins w:id="959" w:author="Sergio Di Fiore" w:date="2021-09-05T16:23:00Z"/>
        </w:rPr>
      </w:pPr>
      <w:ins w:id="960" w:author="Sergio Di Fiore" w:date="2021-09-01T09:57:00Z">
        <w:r w:rsidRPr="00201E73">
          <w:t>No aprendizado semi-supervisionado</w:t>
        </w:r>
      </w:ins>
      <w:ins w:id="961" w:author="Sergio Di Fiore" w:date="2021-09-01T09:58:00Z">
        <w:r w:rsidRPr="00201E73">
          <w:t xml:space="preserve">, o conjunto possui tanto </w:t>
        </w:r>
        <w:r w:rsidR="001B67F0" w:rsidRPr="00201E73">
          <w:t xml:space="preserve">exemplos rotulados quanto não rotulados. É comum que a quantidade de </w:t>
        </w:r>
        <w:r w:rsidR="00F769BE" w:rsidRPr="00201E73">
          <w:t xml:space="preserve">exemplos não rotulados seja muito maior que o de rotulados. </w:t>
        </w:r>
      </w:ins>
      <w:ins w:id="962" w:author="Sergio Di Fiore" w:date="2021-09-01T09:59:00Z">
        <w:r w:rsidR="00F769BE" w:rsidRPr="00201E73">
          <w:t xml:space="preserve">O objetivo aqui </w:t>
        </w:r>
        <w:r w:rsidR="001579E2" w:rsidRPr="00201E73">
          <w:t xml:space="preserve">é o mesmo do </w:t>
        </w:r>
      </w:ins>
      <w:ins w:id="963" w:author="Sergio Di Fiore" w:date="2021-09-01T10:02:00Z">
        <w:r w:rsidR="0079024C" w:rsidRPr="00201E73">
          <w:t>supervisionado,</w:t>
        </w:r>
      </w:ins>
      <w:ins w:id="964" w:author="Sergio Di Fiore" w:date="2021-09-01T09:59:00Z">
        <w:r w:rsidR="001579E2" w:rsidRPr="00201E73">
          <w:t xml:space="preserve"> mas, espera-se </w:t>
        </w:r>
        <w:r w:rsidR="00541C7E" w:rsidRPr="00201E73">
          <w:t xml:space="preserve">que usando </w:t>
        </w:r>
      </w:ins>
      <w:ins w:id="965" w:author="Sergio Di Fiore" w:date="2021-09-01T10:00:00Z">
        <w:r w:rsidR="00C76711" w:rsidRPr="00201E73">
          <w:t xml:space="preserve">essa quantia de exemplos não rotulados possa ajudar o algoritmo de aprendizagem </w:t>
        </w:r>
      </w:ins>
      <w:ins w:id="966" w:author="Sergio Di Fiore" w:date="2021-09-01T10:01:00Z">
        <w:r w:rsidR="00C76711" w:rsidRPr="00201E73">
          <w:t>a encontrar</w:t>
        </w:r>
        <w:r w:rsidR="00605BCB" w:rsidRPr="00201E73">
          <w:t xml:space="preserve"> um modelo mais adequado</w:t>
        </w:r>
      </w:ins>
      <w:ins w:id="967" w:author="Sergio Di Fiore" w:date="2021-09-05T16:23:00Z">
        <w:r w:rsidR="00794675" w:rsidRPr="00201E73">
          <w:t xml:space="preserve"> </w:t>
        </w:r>
        <w:r w:rsidR="00794675" w:rsidRPr="00CA58E6">
          <w:rPr>
            <w:rFonts w:eastAsiaTheme="minorEastAsia"/>
            <w:rPrChange w:id="968" w:author="Sergio Di Fiore" w:date="2021-09-05T17:01:00Z">
              <w:rPr>
                <w:rFonts w:eastAsiaTheme="minorEastAsia"/>
                <w:noProof/>
              </w:rPr>
            </w:rPrChange>
          </w:rPr>
          <w:t>(BURKIV, 2019)</w:t>
        </w:r>
        <w:r w:rsidR="00794675" w:rsidRPr="00201E73">
          <w:rPr>
            <w:rFonts w:eastAsiaTheme="minorEastAsia"/>
          </w:rPr>
          <w:t>.</w:t>
        </w:r>
      </w:ins>
    </w:p>
    <w:p w14:paraId="1E35D6DA" w14:textId="59431446" w:rsidR="008A4D5C" w:rsidRPr="00201E73" w:rsidDel="008803FD" w:rsidRDefault="008A4D5C">
      <w:pPr>
        <w:rPr>
          <w:del w:id="969" w:author="Sergio Di Fiore" w:date="2021-09-05T16:23:00Z"/>
        </w:rPr>
        <w:pPrChange w:id="970" w:author="Sergio Di Fiore" w:date="2021-09-01T08:48:00Z">
          <w:pPr>
            <w:pStyle w:val="PargrafodaLista"/>
          </w:pPr>
        </w:pPrChange>
      </w:pPr>
    </w:p>
    <w:p w14:paraId="498E8CF3" w14:textId="77777777" w:rsidR="00794675" w:rsidRPr="00201E73" w:rsidRDefault="00C159DE" w:rsidP="00794675">
      <w:pPr>
        <w:rPr>
          <w:ins w:id="971" w:author="Sergio Di Fiore" w:date="2021-09-05T16:24:00Z"/>
        </w:rPr>
      </w:pPr>
      <w:r w:rsidRPr="00201E73">
        <w:t>No aprendizado não supervisionado, os dados não são rotulados. A máquina encontra algum padrão por si só.</w:t>
      </w:r>
      <w:ins w:id="972" w:author="Sergio Di Fiore" w:date="2021-09-01T10:02:00Z">
        <w:r w:rsidR="00F63C81" w:rsidRPr="00201E73">
          <w:t xml:space="preserve"> Assim, </w:t>
        </w:r>
      </w:ins>
      <w:ins w:id="973" w:author="Sergio Di Fiore" w:date="2021-09-01T10:03:00Z">
        <w:r w:rsidR="00F825FF" w:rsidRPr="00201E73">
          <w:t>o</w:t>
        </w:r>
      </w:ins>
      <w:ins w:id="974" w:author="Sergio Di Fiore" w:date="2021-09-01T10:02:00Z">
        <w:r w:rsidR="0079024C" w:rsidRPr="00201E73">
          <w:t xml:space="preserve"> conjunto de exemplos </w:t>
        </w:r>
      </w:ins>
      <w:ins w:id="975" w:author="Sergio Di Fiore" w:date="2021-09-01T10:03:00Z">
        <w:r w:rsidR="00F825FF" w:rsidRPr="00201E73">
          <w:t>é um conjunto</w:t>
        </w:r>
      </w:ins>
      <w:ins w:id="976" w:author="Sergio Di Fiore" w:date="2021-09-01T10:04:00Z">
        <w:r w:rsidR="00404C61" w:rsidRPr="00201E73">
          <w:t xml:space="preserve"> </w:t>
        </w:r>
      </w:ins>
      <w:ins w:id="977" w:author="Sergio Di Fiore" w:date="2021-09-01T10:02:00Z">
        <w:r w:rsidR="0079024C" w:rsidRPr="00201E73">
          <w:t xml:space="preserve">não rotulados </w:t>
        </w:r>
      </w:ins>
      <m:oMath>
        <m:sSubSup>
          <m:sSubSupPr>
            <m:ctrlPr>
              <w:ins w:id="978" w:author="Sergio Di Fiore" w:date="2021-09-01T10:02:00Z">
                <w:rPr>
                  <w:rFonts w:ascii="Cambria Math" w:hAnsi="Cambria Math"/>
                  <w:i/>
                </w:rPr>
              </w:ins>
            </m:ctrlPr>
          </m:sSubSupPr>
          <m:e>
            <m:sSub>
              <m:sSubPr>
                <m:ctrlPr>
                  <w:ins w:id="979" w:author="Sergio Di Fiore" w:date="2021-09-01T10:02:00Z">
                    <w:rPr>
                      <w:rFonts w:ascii="Cambria Math" w:hAnsi="Cambria Math"/>
                      <w:i/>
                    </w:rPr>
                  </w:ins>
                </m:ctrlPr>
              </m:sSubPr>
              <m:e>
                <m:r>
                  <w:ins w:id="980" w:author="Sergio Di Fiore" w:date="2021-09-01T10:02:00Z">
                    <w:rPr>
                      <w:rFonts w:ascii="Cambria Math" w:hAnsi="Cambria Math"/>
                    </w:rPr>
                    <m:t>{x</m:t>
                  </w:ins>
                </m:r>
              </m:e>
              <m:sub>
                <m:r>
                  <w:ins w:id="981" w:author="Sergio Di Fiore" w:date="2021-09-01T10:02:00Z">
                    <w:rPr>
                      <w:rFonts w:ascii="Cambria Math" w:hAnsi="Cambria Math"/>
                    </w:rPr>
                    <m:t>i</m:t>
                  </w:ins>
                </m:r>
              </m:sub>
            </m:sSub>
            <m:r>
              <w:ins w:id="982" w:author="Sergio Di Fiore" w:date="2021-09-01T10:02:00Z">
                <w:rPr>
                  <w:rFonts w:ascii="Cambria Math" w:hAnsi="Cambria Math"/>
                </w:rPr>
                <m:t>}</m:t>
              </w:ins>
            </m:r>
          </m:e>
          <m:sub>
            <m:r>
              <w:ins w:id="983" w:author="Sergio Di Fiore" w:date="2021-09-01T10:02:00Z">
                <w:rPr>
                  <w:rFonts w:ascii="Cambria Math" w:hAnsi="Cambria Math"/>
                </w:rPr>
                <m:t>i=1</m:t>
              </w:ins>
            </m:r>
          </m:sub>
          <m:sup>
            <m:r>
              <w:ins w:id="984" w:author="Sergio Di Fiore" w:date="2021-09-01T10:02:00Z">
                <w:rPr>
                  <w:rFonts w:ascii="Cambria Math" w:hAnsi="Cambria Math"/>
                </w:rPr>
                <m:t>N</m:t>
              </w:ins>
            </m:r>
          </m:sup>
        </m:sSubSup>
      </m:oMath>
      <w:ins w:id="985" w:author="Sergio Di Fiore" w:date="2021-09-01T10:04:00Z">
        <w:r w:rsidR="00404C61" w:rsidRPr="009D51D6">
          <w:t xml:space="preserve">. Novamente, x é um vetor de características </w:t>
        </w:r>
        <w:r w:rsidR="00D6587B" w:rsidRPr="001F752C">
          <w:t>e o objetivo é o de se criar um model</w:t>
        </w:r>
      </w:ins>
      <w:ins w:id="986" w:author="Sergio Di Fiore" w:date="2021-09-01T10:05:00Z">
        <w:r w:rsidR="00D6587B" w:rsidRPr="001F752C">
          <w:t>o que tome este v</w:t>
        </w:r>
        <w:r w:rsidR="00D6587B" w:rsidRPr="009C7944">
          <w:t xml:space="preserve">etor x de entrada </w:t>
        </w:r>
        <w:r w:rsidR="00980017" w:rsidRPr="00201E73">
          <w:t>e o transforme em um outro vetor, ou então, em um valor que possa ser usado para a resolução do problema.</w:t>
        </w:r>
      </w:ins>
      <w:ins w:id="987" w:author="Sergio Di Fiore" w:date="2021-09-01T10:06:00Z">
        <w:r w:rsidR="00F73322" w:rsidRPr="00201E73">
          <w:t xml:space="preserve"> Por exemplo, em agrupamentos, </w:t>
        </w:r>
        <w:r w:rsidR="00290D20" w:rsidRPr="00201E73">
          <w:t xml:space="preserve">o modelo retorna </w:t>
        </w:r>
      </w:ins>
      <w:ins w:id="988" w:author="Sergio Di Fiore" w:date="2021-09-05T16:23:00Z">
        <w:r w:rsidR="00794675" w:rsidRPr="00201E73">
          <w:t>à</w:t>
        </w:r>
      </w:ins>
      <w:ins w:id="989" w:author="Sergio Di Fiore" w:date="2021-09-01T10:06:00Z">
        <w:r w:rsidR="00290D20" w:rsidRPr="00201E73">
          <w:t xml:space="preserve"> identificação de um grupo </w:t>
        </w:r>
      </w:ins>
      <w:ins w:id="990" w:author="Sergio Di Fiore" w:date="2021-09-01T10:07:00Z">
        <w:r w:rsidR="00290D20" w:rsidRPr="00201E73">
          <w:t>para cada vetor no conjunto. Em redução dimensional</w:t>
        </w:r>
        <w:r w:rsidR="00E53660" w:rsidRPr="00201E73">
          <w:t xml:space="preserve">, a saída do modelo é um vetor de características </w:t>
        </w:r>
        <w:r w:rsidR="00700953" w:rsidRPr="00201E73">
          <w:t xml:space="preserve">que possui </w:t>
        </w:r>
      </w:ins>
      <w:ins w:id="991" w:author="Sergio Di Fiore" w:date="2021-09-01T10:08:00Z">
        <w:r w:rsidR="00700953" w:rsidRPr="00201E73">
          <w:t>uma quantidade menor de características que a entrada x</w:t>
        </w:r>
      </w:ins>
      <w:ins w:id="992" w:author="Sergio Di Fiore" w:date="2021-09-05T16:24:00Z">
        <w:r w:rsidR="00794675" w:rsidRPr="00201E73">
          <w:t xml:space="preserve"> </w:t>
        </w:r>
        <w:r w:rsidR="00794675" w:rsidRPr="00CA58E6">
          <w:rPr>
            <w:rFonts w:eastAsiaTheme="minorEastAsia"/>
            <w:rPrChange w:id="993" w:author="Sergio Di Fiore" w:date="2021-09-05T17:01:00Z">
              <w:rPr>
                <w:rFonts w:eastAsiaTheme="minorEastAsia"/>
                <w:noProof/>
              </w:rPr>
            </w:rPrChange>
          </w:rPr>
          <w:t>(BURKIV, 2019)</w:t>
        </w:r>
        <w:r w:rsidR="00794675" w:rsidRPr="00201E73">
          <w:rPr>
            <w:rFonts w:eastAsiaTheme="minorEastAsia"/>
          </w:rPr>
          <w:t>.</w:t>
        </w:r>
      </w:ins>
    </w:p>
    <w:p w14:paraId="3B1B8486" w14:textId="61E55951" w:rsidR="00C159DE" w:rsidRPr="00201E73" w:rsidDel="00794675" w:rsidRDefault="00C159DE">
      <w:pPr>
        <w:rPr>
          <w:del w:id="994" w:author="Sergio Di Fiore" w:date="2021-09-05T16:24:00Z"/>
        </w:rPr>
        <w:pPrChange w:id="995" w:author="Sergio Di Fiore" w:date="2021-09-05T16:23:00Z">
          <w:pPr>
            <w:pStyle w:val="PargrafodaLista"/>
          </w:pPr>
        </w:pPrChange>
      </w:pPr>
    </w:p>
    <w:p w14:paraId="5A829705" w14:textId="3B540A7D" w:rsidR="009D42EC" w:rsidRPr="00201E73" w:rsidRDefault="00BA4FCC" w:rsidP="009D42EC">
      <w:pPr>
        <w:rPr>
          <w:ins w:id="996" w:author="Sergio Di Fiore" w:date="2021-09-05T16:25:00Z"/>
        </w:rPr>
      </w:pPr>
      <w:ins w:id="997" w:author="Sergio Di Fiore" w:date="2021-09-01T10:09:00Z">
        <w:r w:rsidRPr="00201E73">
          <w:t>O</w:t>
        </w:r>
      </w:ins>
      <w:del w:id="998" w:author="Sergio Di Fiore" w:date="2021-09-01T10:09:00Z">
        <w:r w:rsidR="00C159DE" w:rsidRPr="00201E73" w:rsidDel="00BA4FCC">
          <w:delText>Já o</w:delText>
        </w:r>
      </w:del>
      <w:r w:rsidR="00C159DE" w:rsidRPr="00201E73">
        <w:t xml:space="preserve"> aprendizado por reforço caracteriza-se pelo fato que o algoritmo aprende por tentativa e erro a atingir um determinado objetivo. Ele faz diversas tentativas e é premiado ou penalizado dependendo de como se aproxime desse </w:t>
      </w:r>
      <w:ins w:id="999" w:author="Sergio Di Fiore" w:date="2021-09-05T17:12:00Z">
        <w:r w:rsidR="00B41150">
          <w:t xml:space="preserve">resultado </w:t>
        </w:r>
      </w:ins>
      <w:commentRangeStart w:id="1000"/>
      <w:r w:rsidR="00C159DE" w:rsidRPr="009D51D6">
        <w:t>objetivo</w:t>
      </w:r>
      <w:commentRangeEnd w:id="1000"/>
      <w:r w:rsidR="005A455E" w:rsidRPr="009D51D6">
        <w:rPr>
          <w:rStyle w:val="Refdecomentrio"/>
        </w:rPr>
        <w:commentReference w:id="1000"/>
      </w:r>
      <w:r w:rsidR="00C159DE" w:rsidRPr="009D51D6">
        <w:t>.</w:t>
      </w:r>
      <w:ins w:id="1001" w:author="Sergio Di Fiore" w:date="2021-09-01T10:09:00Z">
        <w:r w:rsidRPr="001F752C">
          <w:t xml:space="preserve"> Pode-se entender </w:t>
        </w:r>
        <w:r w:rsidR="00501043" w:rsidRPr="001F752C">
          <w:t>como</w:t>
        </w:r>
        <w:r w:rsidR="00501043" w:rsidRPr="009C7944">
          <w:t xml:space="preserve"> </w:t>
        </w:r>
      </w:ins>
      <w:ins w:id="1002" w:author="Sergio Di Fiore" w:date="2021-09-01T10:10:00Z">
        <w:r w:rsidR="00501043" w:rsidRPr="00201E73">
          <w:t>a parte</w:t>
        </w:r>
      </w:ins>
      <w:ins w:id="1003" w:author="Sergio Di Fiore" w:date="2021-09-01T10:09:00Z">
        <w:r w:rsidR="00501043" w:rsidRPr="00201E73">
          <w:t xml:space="preserve"> </w:t>
        </w:r>
      </w:ins>
      <w:ins w:id="1004" w:author="Sergio Di Fiore" w:date="2021-09-01T10:10:00Z">
        <w:r w:rsidR="00501043" w:rsidRPr="00201E73">
          <w:t>do aprendizado de máquina</w:t>
        </w:r>
        <w:r w:rsidR="00971961" w:rsidRPr="00201E73">
          <w:t xml:space="preserve"> onde a máquina “vive” no ambiente e é capaz de perceber </w:t>
        </w:r>
        <w:r w:rsidR="00200238" w:rsidRPr="00201E73">
          <w:t xml:space="preserve">o estado desse </w:t>
        </w:r>
      </w:ins>
      <w:ins w:id="1005" w:author="Sergio Di Fiore" w:date="2021-09-01T10:11:00Z">
        <w:r w:rsidR="00200238" w:rsidRPr="00201E73">
          <w:t>ambiente como um vetor de características. A máquina pode executar ações em cada estado</w:t>
        </w:r>
        <w:r w:rsidR="0014679E" w:rsidRPr="00201E73">
          <w:t xml:space="preserve">. Ações diferentes trazem “recompensas” diferentes e podem </w:t>
        </w:r>
      </w:ins>
      <w:ins w:id="1006" w:author="Sergio Di Fiore" w:date="2021-09-01T10:12:00Z">
        <w:r w:rsidR="005875B0" w:rsidRPr="00201E73">
          <w:t xml:space="preserve">levar a máquina par um outro estado do ambiente. O objetivo aqui é aprender a </w:t>
        </w:r>
        <w:r w:rsidR="00D22D79" w:rsidRPr="00201E73">
          <w:t>“</w:t>
        </w:r>
        <w:r w:rsidR="005875B0" w:rsidRPr="00201E73">
          <w:t>política</w:t>
        </w:r>
        <w:r w:rsidR="00D22D79" w:rsidRPr="00201E73">
          <w:t>”</w:t>
        </w:r>
      </w:ins>
      <w:ins w:id="1007" w:author="Sergio Di Fiore" w:date="2021-09-01T10:13:00Z">
        <w:r w:rsidR="00D22D79" w:rsidRPr="00201E73">
          <w:t>, que é uma função</w:t>
        </w:r>
        <w:r w:rsidR="008F1CAE" w:rsidRPr="00201E73">
          <w:t xml:space="preserve"> (similar à do modelo de aprendizado supervisionado)</w:t>
        </w:r>
        <w:r w:rsidR="00926408" w:rsidRPr="00201E73">
          <w:t xml:space="preserve"> que toma o vetor das características de </w:t>
        </w:r>
      </w:ins>
      <w:ins w:id="1008" w:author="Sergio Di Fiore" w:date="2021-09-01T10:14:00Z">
        <w:r w:rsidR="00926408" w:rsidRPr="00201E73">
          <w:t xml:space="preserve">um estado como sendo a entrada e as saídas uma ação </w:t>
        </w:r>
        <w:r w:rsidR="00256D80" w:rsidRPr="00201E73">
          <w:t xml:space="preserve">otimizada para ser executada naquele estado. Essa ação é otimizada </w:t>
        </w:r>
        <w:r w:rsidR="005C38CA" w:rsidRPr="00201E73">
          <w:t>se maximiza a re</w:t>
        </w:r>
      </w:ins>
      <w:ins w:id="1009" w:author="Sergio Di Fiore" w:date="2021-09-01T10:15:00Z">
        <w:r w:rsidR="005C38CA" w:rsidRPr="00201E73">
          <w:t>compensa média esperada</w:t>
        </w:r>
      </w:ins>
      <w:ins w:id="1010" w:author="Sergio Di Fiore" w:date="2021-09-05T16:25:00Z">
        <w:r w:rsidR="009D42EC" w:rsidRPr="00201E73">
          <w:t xml:space="preserve"> </w:t>
        </w:r>
        <w:r w:rsidR="009D42EC" w:rsidRPr="00CA58E6">
          <w:rPr>
            <w:rFonts w:eastAsiaTheme="minorEastAsia"/>
            <w:rPrChange w:id="1011" w:author="Sergio Di Fiore" w:date="2021-09-05T17:01:00Z">
              <w:rPr>
                <w:rFonts w:eastAsiaTheme="minorEastAsia"/>
                <w:noProof/>
              </w:rPr>
            </w:rPrChange>
          </w:rPr>
          <w:t>(BURKIV, 2019)</w:t>
        </w:r>
        <w:r w:rsidR="009D42EC" w:rsidRPr="00201E73">
          <w:rPr>
            <w:rFonts w:eastAsiaTheme="minorEastAsia"/>
          </w:rPr>
          <w:t>.</w:t>
        </w:r>
      </w:ins>
    </w:p>
    <w:p w14:paraId="7E9A5112" w14:textId="316E15CE" w:rsidR="005C38CA" w:rsidRPr="00201E73" w:rsidRDefault="005C38CA" w:rsidP="00C159DE">
      <w:pPr>
        <w:pStyle w:val="PargrafodaLista"/>
        <w:rPr>
          <w:ins w:id="1012" w:author="Sergio Di Fiore" w:date="2021-09-01T10:36:00Z"/>
        </w:rPr>
      </w:pPr>
      <w:ins w:id="1013" w:author="Sergio Di Fiore" w:date="2021-09-01T10:15:00Z">
        <w:r w:rsidRPr="00201E73">
          <w:t xml:space="preserve">O aprendizado por reforço resolve um tipo particular de problema onde a tomada de decisão </w:t>
        </w:r>
        <w:r w:rsidR="000D301C" w:rsidRPr="00201E73">
          <w:t xml:space="preserve">é sequencial e o </w:t>
        </w:r>
      </w:ins>
      <w:ins w:id="1014" w:author="Sergio Di Fiore" w:date="2021-09-01T10:16:00Z">
        <w:r w:rsidR="000D301C" w:rsidRPr="00201E73">
          <w:t>objetivo</w:t>
        </w:r>
      </w:ins>
      <w:ins w:id="1015" w:author="Sergio Di Fiore" w:date="2021-09-01T10:15:00Z">
        <w:r w:rsidR="000D301C" w:rsidRPr="00201E73">
          <w:t xml:space="preserve"> é de longo prazo,</w:t>
        </w:r>
      </w:ins>
      <w:ins w:id="1016" w:author="Sergio Di Fiore" w:date="2021-09-01T10:16:00Z">
        <w:r w:rsidR="000D301C" w:rsidRPr="00201E73">
          <w:t xml:space="preserve"> tal como </w:t>
        </w:r>
        <w:r w:rsidR="00FD50AF" w:rsidRPr="00201E73">
          <w:t>jogos, robótica, gerenciamento de recursos ou logística</w:t>
        </w:r>
      </w:ins>
      <w:ins w:id="1017" w:author="Sergio Di Fiore" w:date="2021-09-05T10:14:00Z">
        <w:r w:rsidR="00F931FF" w:rsidRPr="00201E73">
          <w:t xml:space="preserve"> </w:t>
        </w:r>
      </w:ins>
      <w:ins w:id="1018" w:author="Sergio Di Fiore" w:date="2021-09-05T10:15:00Z">
        <w:r w:rsidR="00CB5CCB" w:rsidRPr="00CA58E6">
          <w:rPr>
            <w:rPrChange w:id="1019" w:author="Sergio Di Fiore" w:date="2021-09-05T17:01:00Z">
              <w:rPr>
                <w:noProof/>
              </w:rPr>
            </w:rPrChange>
          </w:rPr>
          <w:t>(BURKIV, 2019)</w:t>
        </w:r>
      </w:ins>
      <w:ins w:id="1020" w:author="Sergio Di Fiore" w:date="2021-09-01T10:16:00Z">
        <w:r w:rsidR="00FD50AF" w:rsidRPr="00201E73">
          <w:t>.</w:t>
        </w:r>
      </w:ins>
    </w:p>
    <w:p w14:paraId="452956E5" w14:textId="77777777" w:rsidR="00323FF0" w:rsidRPr="00201E73" w:rsidRDefault="00323FF0" w:rsidP="00C159DE">
      <w:pPr>
        <w:pStyle w:val="PargrafodaLista"/>
        <w:rPr>
          <w:ins w:id="1021" w:author="Sergio Di Fiore" w:date="2021-09-01T10:23:00Z"/>
        </w:rPr>
      </w:pPr>
    </w:p>
    <w:p w14:paraId="4144C0D2" w14:textId="601AA375" w:rsidR="00323FF0" w:rsidRPr="00201E73" w:rsidRDefault="00D56AF1" w:rsidP="00323FF0">
      <w:pPr>
        <w:spacing w:after="0"/>
        <w:ind w:firstLine="0"/>
        <w:jc w:val="center"/>
        <w:rPr>
          <w:ins w:id="1022" w:author="Sergio Di Fiore" w:date="2021-09-01T15:16:00Z"/>
          <w:rFonts w:cs="Times New Roman"/>
          <w:b/>
          <w:szCs w:val="24"/>
        </w:rPr>
      </w:pPr>
      <w:ins w:id="1023" w:author="Sergio Di Fiore" w:date="2021-09-05T10:17:00Z">
        <w:r w:rsidRPr="00201E73">
          <w:rPr>
            <w:rFonts w:cs="Times New Roman"/>
            <w:b/>
            <w:szCs w:val="24"/>
          </w:rPr>
          <w:t>4</w:t>
        </w:r>
      </w:ins>
      <w:ins w:id="1024" w:author="Sergio Di Fiore" w:date="2021-09-01T10:36:00Z">
        <w:r w:rsidR="00323FF0" w:rsidRPr="00201E73">
          <w:rPr>
            <w:rFonts w:cs="Times New Roman"/>
            <w:b/>
            <w:szCs w:val="24"/>
          </w:rPr>
          <w:t xml:space="preserve"> REDES NEURAIS</w:t>
        </w:r>
      </w:ins>
    </w:p>
    <w:p w14:paraId="11D5A57B" w14:textId="30A4B2D9" w:rsidR="00323FF0" w:rsidRPr="00201E73" w:rsidRDefault="00926F8A" w:rsidP="00323FF0">
      <w:pPr>
        <w:pStyle w:val="PargrafodaLista"/>
        <w:rPr>
          <w:ins w:id="1025" w:author="Sergio Di Fiore" w:date="2021-09-05T16:26:00Z"/>
        </w:rPr>
      </w:pPr>
      <w:ins w:id="1026" w:author="Sergio Di Fiore" w:date="2021-09-01T10:37:00Z">
        <w:r w:rsidRPr="00201E73">
          <w:t>Uma rede neural (NN) é expressa pela função matemática:</w:t>
        </w:r>
      </w:ins>
    </w:p>
    <w:p w14:paraId="396DF830" w14:textId="77777777" w:rsidR="00675F8B" w:rsidRPr="00201E73" w:rsidRDefault="00675F8B" w:rsidP="00323FF0">
      <w:pPr>
        <w:pStyle w:val="PargrafodaLista"/>
        <w:rPr>
          <w:ins w:id="1027" w:author="Sergio Di Fiore" w:date="2021-09-01T10:48:00Z"/>
        </w:rPr>
      </w:pPr>
    </w:p>
    <w:p w14:paraId="1049AFD2" w14:textId="17B90B56" w:rsidR="00675F8B" w:rsidRPr="00201E73" w:rsidRDefault="00675F8B" w:rsidP="00675F8B">
      <w:pPr>
        <w:pStyle w:val="Legenda"/>
        <w:jc w:val="center"/>
        <w:rPr>
          <w:ins w:id="1028" w:author="Sergio Di Fiore" w:date="2021-09-05T16:26:00Z"/>
        </w:rPr>
      </w:pPr>
      <w:ins w:id="1029" w:author="Sergio Di Fiore" w:date="2021-09-05T16:26:00Z">
        <w:r w:rsidRPr="00201E73">
          <w:t xml:space="preserve">Equação 5. </w:t>
        </w:r>
      </w:ins>
      <w:ins w:id="1030" w:author="Sergio Di Fiore" w:date="2021-09-05T16:27:00Z">
        <w:r w:rsidR="002F74A8" w:rsidRPr="00201E73">
          <w:t>Função de uma rede neural</w:t>
        </w:r>
      </w:ins>
    </w:p>
    <w:p w14:paraId="26D2E8FC" w14:textId="63D1C533" w:rsidR="00926F8A" w:rsidRPr="00CA58E6" w:rsidRDefault="00926F8A">
      <w:pPr>
        <w:pStyle w:val="PargrafodaLista"/>
        <w:rPr>
          <w:ins w:id="1031" w:author="Sergio Di Fiore" w:date="2021-09-01T10:36:00Z"/>
          <w:rPrChange w:id="1032" w:author="Sergio Di Fiore" w:date="2021-09-05T17:01:00Z">
            <w:rPr>
              <w:ins w:id="1033" w:author="Sergio Di Fiore" w:date="2021-09-01T10:36:00Z"/>
              <w:rFonts w:cs="Times New Roman"/>
              <w:b/>
              <w:szCs w:val="24"/>
            </w:rPr>
          </w:rPrChange>
        </w:rPr>
        <w:pPrChange w:id="1034" w:author="Sergio Di Fiore" w:date="2021-09-01T10:36:00Z">
          <w:pPr>
            <w:spacing w:after="0"/>
            <w:ind w:firstLine="0"/>
            <w:jc w:val="center"/>
          </w:pPr>
        </w:pPrChange>
      </w:pPr>
      <m:oMathPara>
        <m:oMath>
          <m:r>
            <w:ins w:id="1035" w:author="Sergio Di Fiore" w:date="2021-09-01T10:37:00Z">
              <w:rPr>
                <w:rFonts w:ascii="Cambria Math" w:hAnsi="Cambria Math"/>
              </w:rPr>
              <m:t>y=</m:t>
            </w:ins>
          </m:r>
          <m:sSub>
            <m:sSubPr>
              <m:ctrlPr>
                <w:ins w:id="1036" w:author="Sergio Di Fiore" w:date="2021-09-01T10:37:00Z">
                  <w:rPr>
                    <w:rFonts w:ascii="Cambria Math" w:hAnsi="Cambria Math"/>
                    <w:i/>
                  </w:rPr>
                </w:ins>
              </m:ctrlPr>
            </m:sSubPr>
            <m:e>
              <m:r>
                <w:ins w:id="1037" w:author="Sergio Di Fiore" w:date="2021-09-01T10:37:00Z">
                  <w:rPr>
                    <w:rFonts w:ascii="Cambria Math" w:hAnsi="Cambria Math"/>
                  </w:rPr>
                  <m:t>f</m:t>
                </w:ins>
              </m:r>
            </m:e>
            <m:sub>
              <m:r>
                <w:ins w:id="1038" w:author="Sergio Di Fiore" w:date="2021-09-01T10:37:00Z">
                  <w:rPr>
                    <w:rFonts w:ascii="Cambria Math" w:hAnsi="Cambria Math"/>
                  </w:rPr>
                  <m:t>NN</m:t>
                </w:ins>
              </m:r>
            </m:sub>
          </m:sSub>
          <m:r>
            <w:ins w:id="1039" w:author="Sergio Di Fiore" w:date="2021-09-01T10:37:00Z">
              <w:rPr>
                <w:rFonts w:ascii="Cambria Math" w:hAnsi="Cambria Math"/>
              </w:rPr>
              <m:t>(x)</m:t>
            </w:ins>
          </m:r>
        </m:oMath>
      </m:oMathPara>
    </w:p>
    <w:p w14:paraId="0C90DE4E" w14:textId="77777777" w:rsidR="001F38D9" w:rsidRPr="009D51D6" w:rsidRDefault="001F38D9" w:rsidP="00C159DE">
      <w:pPr>
        <w:pStyle w:val="PargrafodaLista"/>
        <w:rPr>
          <w:ins w:id="1040" w:author="Sergio Di Fiore" w:date="2021-09-01T10:48:00Z"/>
          <w:bCs/>
        </w:rPr>
      </w:pPr>
    </w:p>
    <w:p w14:paraId="61D6A0CF" w14:textId="2CAD0BB0" w:rsidR="003A49BA" w:rsidRPr="00201E73" w:rsidRDefault="001B74AB" w:rsidP="00C159DE">
      <w:pPr>
        <w:pStyle w:val="PargrafodaLista"/>
        <w:rPr>
          <w:ins w:id="1041" w:author="Sergio Di Fiore" w:date="2021-09-01T10:48:00Z"/>
        </w:rPr>
      </w:pPr>
      <w:ins w:id="1042" w:author="Sergio Di Fiore" w:date="2021-09-01T10:38:00Z">
        <w:r w:rsidRPr="009D51D6">
          <w:rPr>
            <w:bCs/>
          </w:rPr>
          <w:t xml:space="preserve">A função </w:t>
        </w:r>
      </w:ins>
      <m:oMath>
        <m:sSub>
          <m:sSubPr>
            <m:ctrlPr>
              <w:ins w:id="1043" w:author="Sergio Di Fiore" w:date="2021-09-01T10:38:00Z">
                <w:rPr>
                  <w:rFonts w:ascii="Cambria Math" w:hAnsi="Cambria Math"/>
                  <w:i/>
                </w:rPr>
              </w:ins>
            </m:ctrlPr>
          </m:sSubPr>
          <m:e>
            <m:r>
              <w:ins w:id="1044" w:author="Sergio Di Fiore" w:date="2021-09-01T10:38:00Z">
                <w:rPr>
                  <w:rFonts w:ascii="Cambria Math" w:hAnsi="Cambria Math"/>
                </w:rPr>
                <m:t>f</m:t>
              </w:ins>
            </m:r>
          </m:e>
          <m:sub>
            <m:r>
              <w:ins w:id="1045" w:author="Sergio Di Fiore" w:date="2021-09-01T10:38:00Z">
                <w:rPr>
                  <w:rFonts w:ascii="Cambria Math" w:hAnsi="Cambria Math"/>
                </w:rPr>
                <m:t>NN</m:t>
              </w:ins>
            </m:r>
          </m:sub>
        </m:sSub>
      </m:oMath>
      <w:ins w:id="1046" w:author="Sergio Di Fiore" w:date="2021-09-01T10:38:00Z">
        <w:r w:rsidRPr="009D51D6">
          <w:t xml:space="preserve"> tem uma forma particular: é uma função aninhada. </w:t>
        </w:r>
        <w:r w:rsidR="00B6716F" w:rsidRPr="001F752C">
          <w:t>Assim, como</w:t>
        </w:r>
      </w:ins>
      <w:ins w:id="1047" w:author="Sergio Di Fiore" w:date="2021-09-01T10:39:00Z">
        <w:r w:rsidR="00B6716F" w:rsidRPr="001F752C">
          <w:t xml:space="preserve"> exemplo, </w:t>
        </w:r>
        <w:r w:rsidR="00854604" w:rsidRPr="009C7944">
          <w:t xml:space="preserve">em </w:t>
        </w:r>
        <w:r w:rsidR="00B6716F" w:rsidRPr="00201E73">
          <w:t xml:space="preserve">uma rede neural de três camadas que retorna um escalar </w:t>
        </w:r>
        <w:r w:rsidR="00854604" w:rsidRPr="00201E73">
          <w:t>têm-se:</w:t>
        </w:r>
      </w:ins>
    </w:p>
    <w:p w14:paraId="04B6078C" w14:textId="282F8B8B" w:rsidR="00325BF0" w:rsidRPr="00201E73" w:rsidRDefault="00325BF0" w:rsidP="00325BF0">
      <w:pPr>
        <w:pStyle w:val="Legenda"/>
        <w:jc w:val="center"/>
        <w:rPr>
          <w:ins w:id="1048" w:author="Sergio Di Fiore" w:date="2021-09-05T16:27:00Z"/>
        </w:rPr>
      </w:pPr>
      <w:ins w:id="1049" w:author="Sergio Di Fiore" w:date="2021-09-05T16:27:00Z">
        <w:r w:rsidRPr="00201E73">
          <w:t>Equação 6. Função de uma rede neural</w:t>
        </w:r>
      </w:ins>
      <w:ins w:id="1050" w:author="Sergio Di Fiore" w:date="2021-09-05T16:28:00Z">
        <w:r w:rsidR="00D81A6E" w:rsidRPr="00201E73">
          <w:t xml:space="preserve"> de três camadas</w:t>
        </w:r>
      </w:ins>
    </w:p>
    <w:p w14:paraId="225226AD" w14:textId="7F4C6AA5" w:rsidR="00854604" w:rsidRPr="009D51D6" w:rsidRDefault="00854604" w:rsidP="00854604">
      <w:pPr>
        <w:pStyle w:val="PargrafodaLista"/>
        <w:rPr>
          <w:ins w:id="1051" w:author="Sergio Di Fiore" w:date="2021-09-01T10:39:00Z"/>
        </w:rPr>
      </w:pPr>
      <m:oMathPara>
        <m:oMath>
          <m:r>
            <w:ins w:id="1052" w:author="Sergio Di Fiore" w:date="2021-09-01T10:39:00Z">
              <w:rPr>
                <w:rFonts w:ascii="Cambria Math" w:hAnsi="Cambria Math"/>
              </w:rPr>
              <m:t>y=</m:t>
            </w:ins>
          </m:r>
          <m:sSub>
            <m:sSubPr>
              <m:ctrlPr>
                <w:ins w:id="1053" w:author="Sergio Di Fiore" w:date="2021-09-01T10:39:00Z">
                  <w:rPr>
                    <w:rFonts w:ascii="Cambria Math" w:hAnsi="Cambria Math"/>
                    <w:i/>
                  </w:rPr>
                </w:ins>
              </m:ctrlPr>
            </m:sSubPr>
            <m:e>
              <m:r>
                <w:ins w:id="1054" w:author="Sergio Di Fiore" w:date="2021-09-01T10:39:00Z">
                  <w:rPr>
                    <w:rFonts w:ascii="Cambria Math" w:hAnsi="Cambria Math"/>
                  </w:rPr>
                  <m:t>f</m:t>
                </w:ins>
              </m:r>
            </m:e>
            <m:sub>
              <m:r>
                <w:ins w:id="1055" w:author="Sergio Di Fiore" w:date="2021-09-01T10:39:00Z">
                  <w:rPr>
                    <w:rFonts w:ascii="Cambria Math" w:hAnsi="Cambria Math"/>
                  </w:rPr>
                  <m:t>NN</m:t>
                </w:ins>
              </m:r>
            </m:sub>
          </m:sSub>
          <m:d>
            <m:dPr>
              <m:ctrlPr>
                <w:ins w:id="1056" w:author="Sergio Di Fiore" w:date="2021-09-01T10:39:00Z">
                  <w:rPr>
                    <w:rFonts w:ascii="Cambria Math" w:hAnsi="Cambria Math"/>
                    <w:i/>
                  </w:rPr>
                </w:ins>
              </m:ctrlPr>
            </m:dPr>
            <m:e>
              <m:r>
                <w:ins w:id="1057" w:author="Sergio Di Fiore" w:date="2021-09-01T10:39:00Z">
                  <w:rPr>
                    <w:rFonts w:ascii="Cambria Math" w:hAnsi="Cambria Math"/>
                  </w:rPr>
                  <m:t>x</m:t>
                </w:ins>
              </m:r>
            </m:e>
          </m:d>
          <m:r>
            <w:ins w:id="1058" w:author="Sergio Di Fiore" w:date="2021-09-01T10:39:00Z">
              <w:rPr>
                <w:rFonts w:ascii="Cambria Math" w:hAnsi="Cambria Math"/>
              </w:rPr>
              <m:t>=</m:t>
            </w:ins>
          </m:r>
          <m:sSub>
            <m:sSubPr>
              <m:ctrlPr>
                <w:ins w:id="1059" w:author="Sergio Di Fiore" w:date="2021-09-01T10:40:00Z">
                  <w:rPr>
                    <w:rFonts w:ascii="Cambria Math" w:hAnsi="Cambria Math"/>
                    <w:i/>
                  </w:rPr>
                </w:ins>
              </m:ctrlPr>
            </m:sSubPr>
            <m:e>
              <m:r>
                <w:ins w:id="1060" w:author="Sergio Di Fiore" w:date="2021-09-01T10:40:00Z">
                  <w:rPr>
                    <w:rFonts w:ascii="Cambria Math" w:hAnsi="Cambria Math"/>
                  </w:rPr>
                  <m:t>f</m:t>
                </w:ins>
              </m:r>
            </m:e>
            <m:sub>
              <m:r>
                <w:ins w:id="1061" w:author="Sergio Di Fiore" w:date="2021-09-01T10:40:00Z">
                  <w:rPr>
                    <w:rFonts w:ascii="Cambria Math" w:hAnsi="Cambria Math"/>
                  </w:rPr>
                  <m:t>3</m:t>
                </w:ins>
              </m:r>
            </m:sub>
          </m:sSub>
          <m:r>
            <w:ins w:id="1062" w:author="Sergio Di Fiore" w:date="2021-09-01T10:40:00Z">
              <w:rPr>
                <w:rFonts w:ascii="Cambria Math" w:hAnsi="Cambria Math"/>
              </w:rPr>
              <m:t>(</m:t>
            </w:ins>
          </m:r>
          <m:sSub>
            <m:sSubPr>
              <m:ctrlPr>
                <w:ins w:id="1063" w:author="Sergio Di Fiore" w:date="2021-09-01T10:40:00Z">
                  <w:rPr>
                    <w:rFonts w:ascii="Cambria Math" w:hAnsi="Cambria Math"/>
                    <w:i/>
                  </w:rPr>
                </w:ins>
              </m:ctrlPr>
            </m:sSubPr>
            <m:e>
              <m:r>
                <w:ins w:id="1064" w:author="Sergio Di Fiore" w:date="2021-09-01T10:40:00Z">
                  <w:rPr>
                    <w:rFonts w:ascii="Cambria Math" w:hAnsi="Cambria Math"/>
                  </w:rPr>
                  <m:t>f</m:t>
                </w:ins>
              </m:r>
            </m:e>
            <m:sub>
              <m:r>
                <w:ins w:id="1065" w:author="Sergio Di Fiore" w:date="2021-09-01T10:40:00Z">
                  <w:rPr>
                    <w:rFonts w:ascii="Cambria Math" w:hAnsi="Cambria Math"/>
                  </w:rPr>
                  <m:t>2</m:t>
                </w:ins>
              </m:r>
            </m:sub>
          </m:sSub>
          <m:d>
            <m:dPr>
              <m:ctrlPr>
                <w:ins w:id="1066" w:author="Sergio Di Fiore" w:date="2021-09-01T10:40:00Z">
                  <w:rPr>
                    <w:rFonts w:ascii="Cambria Math" w:hAnsi="Cambria Math"/>
                    <w:i/>
                  </w:rPr>
                </w:ins>
              </m:ctrlPr>
            </m:dPr>
            <m:e>
              <m:sSub>
                <m:sSubPr>
                  <m:ctrlPr>
                    <w:ins w:id="1067" w:author="Sergio Di Fiore" w:date="2021-09-01T10:40:00Z">
                      <w:rPr>
                        <w:rFonts w:ascii="Cambria Math" w:hAnsi="Cambria Math"/>
                        <w:i/>
                      </w:rPr>
                    </w:ins>
                  </m:ctrlPr>
                </m:sSubPr>
                <m:e>
                  <m:r>
                    <w:ins w:id="1068" w:author="Sergio Di Fiore" w:date="2021-09-01T10:40:00Z">
                      <w:rPr>
                        <w:rFonts w:ascii="Cambria Math" w:hAnsi="Cambria Math"/>
                      </w:rPr>
                      <m:t>f</m:t>
                    </w:ins>
                  </m:r>
                </m:e>
                <m:sub>
                  <m:r>
                    <w:ins w:id="1069" w:author="Sergio Di Fiore" w:date="2021-09-01T10:40:00Z">
                      <w:rPr>
                        <w:rFonts w:ascii="Cambria Math" w:hAnsi="Cambria Math"/>
                      </w:rPr>
                      <m:t>1</m:t>
                    </w:ins>
                  </m:r>
                </m:sub>
              </m:sSub>
              <m:d>
                <m:dPr>
                  <m:ctrlPr>
                    <w:ins w:id="1070" w:author="Sergio Di Fiore" w:date="2021-09-01T10:40:00Z">
                      <w:rPr>
                        <w:rFonts w:ascii="Cambria Math" w:hAnsi="Cambria Math"/>
                        <w:i/>
                      </w:rPr>
                    </w:ins>
                  </m:ctrlPr>
                </m:dPr>
                <m:e>
                  <m:r>
                    <w:ins w:id="1071" w:author="Sergio Di Fiore" w:date="2021-09-01T10:40:00Z">
                      <w:rPr>
                        <w:rFonts w:ascii="Cambria Math" w:hAnsi="Cambria Math"/>
                      </w:rPr>
                      <m:t>x</m:t>
                    </w:ins>
                  </m:r>
                </m:e>
              </m:d>
              <m:r>
                <w:ins w:id="1072" w:author="Sergio Di Fiore" w:date="2021-09-01T10:47:00Z">
                  <w:rPr>
                    <w:rFonts w:ascii="Cambria Math" w:hAnsi="Cambria Math"/>
                  </w:rPr>
                  <m:t>)</m:t>
                </w:ins>
              </m:r>
            </m:e>
          </m:d>
        </m:oMath>
      </m:oMathPara>
    </w:p>
    <w:p w14:paraId="0E1CC1BC" w14:textId="77777777" w:rsidR="001F38D9" w:rsidRPr="001F752C" w:rsidRDefault="001F38D9" w:rsidP="00C159DE">
      <w:pPr>
        <w:pStyle w:val="PargrafodaLista"/>
        <w:rPr>
          <w:ins w:id="1073" w:author="Sergio Di Fiore" w:date="2021-09-01T10:48:00Z"/>
          <w:bCs/>
        </w:rPr>
      </w:pPr>
    </w:p>
    <w:p w14:paraId="7606BA1F" w14:textId="0B2978DC" w:rsidR="00854604" w:rsidRPr="001F752C" w:rsidRDefault="00DD439B" w:rsidP="00C159DE">
      <w:pPr>
        <w:pStyle w:val="PargrafodaLista"/>
        <w:rPr>
          <w:ins w:id="1074" w:author="Sergio Di Fiore" w:date="2021-09-05T16:28:00Z"/>
        </w:rPr>
      </w:pPr>
      <w:ins w:id="1075" w:author="Sergio Di Fiore" w:date="2021-09-01T10:47:00Z">
        <w:r w:rsidRPr="001F752C">
          <w:rPr>
            <w:bCs/>
          </w:rPr>
          <w:t xml:space="preserve">Na equação acima, </w:t>
        </w:r>
      </w:ins>
      <m:oMath>
        <m:sSub>
          <m:sSubPr>
            <m:ctrlPr>
              <w:ins w:id="1076" w:author="Sergio Di Fiore" w:date="2021-09-01T10:48:00Z">
                <w:rPr>
                  <w:rFonts w:ascii="Cambria Math" w:hAnsi="Cambria Math"/>
                  <w:i/>
                </w:rPr>
              </w:ins>
            </m:ctrlPr>
          </m:sSubPr>
          <m:e>
            <m:r>
              <w:ins w:id="1077" w:author="Sergio Di Fiore" w:date="2021-09-01T10:48:00Z">
                <w:rPr>
                  <w:rFonts w:ascii="Cambria Math" w:hAnsi="Cambria Math"/>
                </w:rPr>
                <m:t>f</m:t>
              </w:ins>
            </m:r>
          </m:e>
          <m:sub>
            <m:r>
              <w:ins w:id="1078" w:author="Sergio Di Fiore" w:date="2021-09-01T10:48:00Z">
                <w:rPr>
                  <w:rFonts w:ascii="Cambria Math" w:hAnsi="Cambria Math"/>
                </w:rPr>
                <m:t>1</m:t>
              </w:ins>
            </m:r>
          </m:sub>
        </m:sSub>
      </m:oMath>
      <w:ins w:id="1079" w:author="Sergio Di Fiore" w:date="2021-09-01T10:48:00Z">
        <w:r w:rsidR="001F38D9" w:rsidRPr="009D51D6">
          <w:t xml:space="preserve"> e </w:t>
        </w:r>
      </w:ins>
      <m:oMath>
        <m:sSub>
          <m:sSubPr>
            <m:ctrlPr>
              <w:ins w:id="1080" w:author="Sergio Di Fiore" w:date="2021-09-01T10:48:00Z">
                <w:rPr>
                  <w:rFonts w:ascii="Cambria Math" w:hAnsi="Cambria Math"/>
                  <w:i/>
                </w:rPr>
              </w:ins>
            </m:ctrlPr>
          </m:sSubPr>
          <m:e>
            <m:r>
              <w:ins w:id="1081" w:author="Sergio Di Fiore" w:date="2021-09-01T10:48:00Z">
                <w:rPr>
                  <w:rFonts w:ascii="Cambria Math" w:hAnsi="Cambria Math"/>
                </w:rPr>
                <m:t>f</m:t>
              </w:ins>
            </m:r>
          </m:e>
          <m:sub>
            <m:r>
              <w:ins w:id="1082" w:author="Sergio Di Fiore" w:date="2021-09-01T10:48:00Z">
                <w:rPr>
                  <w:rFonts w:ascii="Cambria Math" w:hAnsi="Cambria Math"/>
                </w:rPr>
                <m:t>2</m:t>
              </w:ins>
            </m:r>
          </m:sub>
        </m:sSub>
      </m:oMath>
      <w:ins w:id="1083" w:author="Sergio Di Fiore" w:date="2021-09-01T10:48:00Z">
        <w:r w:rsidR="001F38D9" w:rsidRPr="009D51D6">
          <w:t xml:space="preserve"> são funções vetoriais na forma:</w:t>
        </w:r>
      </w:ins>
    </w:p>
    <w:p w14:paraId="510E38C2" w14:textId="29A44418" w:rsidR="003A06C6" w:rsidRPr="001F752C" w:rsidRDefault="003A06C6" w:rsidP="00C159DE">
      <w:pPr>
        <w:pStyle w:val="PargrafodaLista"/>
        <w:rPr>
          <w:ins w:id="1084" w:author="Sergio Di Fiore" w:date="2021-09-05T16:28:00Z"/>
        </w:rPr>
      </w:pPr>
    </w:p>
    <w:p w14:paraId="0C9FE894" w14:textId="61B37712" w:rsidR="003A06C6" w:rsidRPr="00201E73" w:rsidRDefault="003A06C6" w:rsidP="003A06C6">
      <w:pPr>
        <w:pStyle w:val="Legenda"/>
        <w:jc w:val="center"/>
        <w:rPr>
          <w:ins w:id="1085" w:author="Sergio Di Fiore" w:date="2021-09-05T16:28:00Z"/>
        </w:rPr>
      </w:pPr>
      <w:ins w:id="1086" w:author="Sergio Di Fiore" w:date="2021-09-05T16:28:00Z">
        <w:r w:rsidRPr="009C7944">
          <w:t>Equ</w:t>
        </w:r>
        <w:r w:rsidRPr="00201E73">
          <w:t xml:space="preserve">ação </w:t>
        </w:r>
      </w:ins>
      <w:ins w:id="1087" w:author="Sergio Di Fiore" w:date="2021-09-05T16:29:00Z">
        <w:r w:rsidRPr="00201E73">
          <w:t>7</w:t>
        </w:r>
      </w:ins>
      <w:ins w:id="1088" w:author="Sergio Di Fiore" w:date="2021-09-05T16:28:00Z">
        <w:r w:rsidRPr="00201E73">
          <w:t xml:space="preserve">. Função </w:t>
        </w:r>
      </w:ins>
      <w:ins w:id="1089" w:author="Sergio Di Fiore" w:date="2021-09-05T16:30:00Z">
        <w:r w:rsidR="003D7CF8" w:rsidRPr="00201E73">
          <w:t>dos vetores</w:t>
        </w:r>
      </w:ins>
      <w:ins w:id="1090" w:author="Sergio Di Fiore" w:date="2021-09-05T16:31:00Z">
        <w:r w:rsidR="00002F86" w:rsidRPr="00201E73">
          <w:t xml:space="preserve"> f</w:t>
        </w:r>
        <w:r w:rsidR="00002F86" w:rsidRPr="00201E73">
          <w:rPr>
            <w:vertAlign w:val="subscript"/>
          </w:rPr>
          <w:t>1</w:t>
        </w:r>
        <w:r w:rsidR="00002F86" w:rsidRPr="00201E73">
          <w:t xml:space="preserve"> e f</w:t>
        </w:r>
        <w:r w:rsidR="00002F86" w:rsidRPr="00201E73">
          <w:rPr>
            <w:vertAlign w:val="subscript"/>
          </w:rPr>
          <w:t>2</w:t>
        </w:r>
      </w:ins>
    </w:p>
    <w:p w14:paraId="2D5171E5" w14:textId="1CEF1EA7" w:rsidR="001F38D9" w:rsidRPr="00CA58E6" w:rsidRDefault="00363137" w:rsidP="00C159DE">
      <w:pPr>
        <w:pStyle w:val="PargrafodaLista"/>
        <w:rPr>
          <w:ins w:id="1091" w:author="Sergio Di Fiore" w:date="2021-09-01T10:38:00Z"/>
          <w:rFonts w:ascii="Cambria Math" w:hAnsi="Cambria Math"/>
          <w:i/>
          <w:rPrChange w:id="1092" w:author="Sergio Di Fiore" w:date="2021-09-05T17:01:00Z">
            <w:rPr>
              <w:ins w:id="1093" w:author="Sergio Di Fiore" w:date="2021-09-01T10:38:00Z"/>
              <w:bCs/>
            </w:rPr>
          </w:rPrChange>
        </w:rPr>
      </w:pPr>
      <m:oMathPara>
        <m:oMath>
          <m:sSub>
            <m:sSubPr>
              <m:ctrlPr>
                <w:ins w:id="1094" w:author="Sergio Di Fiore" w:date="2021-09-01T10:49:00Z">
                  <w:rPr>
                    <w:rFonts w:ascii="Cambria Math" w:hAnsi="Cambria Math"/>
                    <w:i/>
                  </w:rPr>
                </w:ins>
              </m:ctrlPr>
            </m:sSubPr>
            <m:e>
              <m:r>
                <w:ins w:id="1095" w:author="Sergio Di Fiore" w:date="2021-09-01T10:49:00Z">
                  <w:rPr>
                    <w:rFonts w:ascii="Cambria Math" w:hAnsi="Cambria Math"/>
                  </w:rPr>
                  <m:t>f</m:t>
                </w:ins>
              </m:r>
            </m:e>
            <m:sub>
              <m:r>
                <w:ins w:id="1096" w:author="Sergio Di Fiore" w:date="2021-09-01T10:49:00Z">
                  <w:rPr>
                    <w:rFonts w:ascii="Cambria Math" w:hAnsi="Cambria Math"/>
                  </w:rPr>
                  <m:t>1</m:t>
                </w:ins>
              </m:r>
            </m:sub>
          </m:sSub>
          <m:d>
            <m:dPr>
              <m:ctrlPr>
                <w:ins w:id="1097" w:author="Sergio Di Fiore" w:date="2021-09-01T10:49:00Z">
                  <w:rPr>
                    <w:rFonts w:ascii="Cambria Math" w:hAnsi="Cambria Math"/>
                    <w:i/>
                  </w:rPr>
                </w:ins>
              </m:ctrlPr>
            </m:dPr>
            <m:e>
              <m:r>
                <w:ins w:id="1098" w:author="Sergio Di Fiore" w:date="2021-09-01T10:49:00Z">
                  <w:rPr>
                    <w:rFonts w:ascii="Cambria Math" w:hAnsi="Cambria Math"/>
                  </w:rPr>
                  <m:t>z</m:t>
                </w:ins>
              </m:r>
            </m:e>
          </m:d>
          <m:r>
            <w:ins w:id="1099" w:author="Sergio Di Fiore" w:date="2021-09-01T11:03:00Z">
              <w:rPr>
                <w:rFonts w:ascii="Cambria Math" w:hAnsi="Cambria Math"/>
                <w:rPrChange w:id="1100" w:author="Sergio Di Fiore" w:date="2021-09-05T17:01:00Z">
                  <w:rPr>
                    <w:rFonts w:ascii="Cambria Math" w:hAnsi="Cambria Math"/>
                    <w:color w:val="333333"/>
                    <w:sz w:val="20"/>
                    <w:shd w:val="clear" w:color="auto" w:fill="ECF3F7"/>
                  </w:rPr>
                </w:rPrChange>
              </w:rPr>
              <m:t xml:space="preserve"> </m:t>
            </w:ins>
          </m:r>
          <m:r>
            <w:ins w:id="1101" w:author="Sergio Di Fiore" w:date="2021-09-01T11:04:00Z">
              <w:rPr>
                <w:rFonts w:ascii="Cambria Math" w:hAnsi="Cambria Math"/>
                <w:rPrChange w:id="1102" w:author="Sergio Di Fiore" w:date="2021-09-05T17:01:00Z">
                  <w:rPr>
                    <w:rFonts w:ascii="Cambria Math" w:hAnsi="Cambria Math"/>
                    <w:color w:val="333333"/>
                    <w:sz w:val="20"/>
                    <w:shd w:val="clear" w:color="auto" w:fill="ECF3F7"/>
                  </w:rPr>
                </w:rPrChange>
              </w:rPr>
              <m:t>≝</m:t>
            </w:ins>
          </m:r>
          <m:sSub>
            <m:sSubPr>
              <m:ctrlPr>
                <w:ins w:id="1103" w:author="Sergio Di Fiore" w:date="2021-09-01T11:04:00Z">
                  <w:rPr>
                    <w:rFonts w:ascii="Cambria Math" w:hAnsi="Cambria Math"/>
                    <w:i/>
                  </w:rPr>
                </w:ins>
              </m:ctrlPr>
            </m:sSubPr>
            <m:e>
              <m:r>
                <w:ins w:id="1104" w:author="Sergio Di Fiore" w:date="2021-09-01T11:05:00Z">
                  <w:rPr>
                    <w:rFonts w:ascii="Cambria Math" w:hAnsi="Cambria Math"/>
                    <w:rPrChange w:id="1105" w:author="Sergio Di Fiore" w:date="2021-09-05T17:01:00Z">
                      <w:rPr>
                        <w:rFonts w:ascii="Cambria Math" w:hAnsi="Cambria Math"/>
                        <w:color w:val="333333"/>
                        <w:sz w:val="20"/>
                        <w:shd w:val="clear" w:color="auto" w:fill="ECF3F7"/>
                      </w:rPr>
                    </w:rPrChange>
                  </w:rPr>
                  <m:t>g</m:t>
                </w:ins>
              </m:r>
            </m:e>
            <m:sub>
              <m:r>
                <w:ins w:id="1106" w:author="Sergio Di Fiore" w:date="2021-09-01T11:05:00Z">
                  <w:rPr>
                    <w:rFonts w:ascii="Cambria Math" w:hAnsi="Cambria Math"/>
                    <w:rPrChange w:id="1107" w:author="Sergio Di Fiore" w:date="2021-09-05T17:01:00Z">
                      <w:rPr>
                        <w:rFonts w:ascii="Cambria Math" w:hAnsi="Cambria Math"/>
                        <w:color w:val="333333"/>
                        <w:sz w:val="20"/>
                        <w:shd w:val="clear" w:color="auto" w:fill="ECF3F7"/>
                      </w:rPr>
                    </w:rPrChange>
                  </w:rPr>
                  <m:t>l</m:t>
                </w:ins>
              </m:r>
            </m:sub>
          </m:sSub>
          <m:r>
            <w:ins w:id="1108" w:author="Sergio Di Fiore" w:date="2021-09-01T11:05:00Z">
              <w:rPr>
                <w:rFonts w:ascii="Cambria Math" w:hAnsi="Cambria Math"/>
                <w:rPrChange w:id="1109" w:author="Sergio Di Fiore" w:date="2021-09-05T17:01:00Z">
                  <w:rPr>
                    <w:rFonts w:ascii="Cambria Math" w:hAnsi="Cambria Math"/>
                    <w:color w:val="333333"/>
                    <w:sz w:val="20"/>
                    <w:shd w:val="clear" w:color="auto" w:fill="ECF3F7"/>
                  </w:rPr>
                </w:rPrChange>
              </w:rPr>
              <m:t>(</m:t>
            </w:ins>
          </m:r>
          <m:sSub>
            <m:sSubPr>
              <m:ctrlPr>
                <w:ins w:id="1110" w:author="Sergio Di Fiore" w:date="2021-09-01T11:05:00Z">
                  <w:rPr>
                    <w:rFonts w:ascii="Cambria Math" w:hAnsi="Cambria Math"/>
                    <w:i/>
                  </w:rPr>
                </w:ins>
              </m:ctrlPr>
            </m:sSubPr>
            <m:e>
              <m:r>
                <w:ins w:id="1111" w:author="Sergio Di Fiore" w:date="2021-09-01T13:27:00Z">
                  <w:rPr>
                    <w:rFonts w:ascii="Cambria Math" w:hAnsi="Cambria Math"/>
                    <w:rPrChange w:id="1112" w:author="Sergio Di Fiore" w:date="2021-09-05T17:01:00Z">
                      <w:rPr>
                        <w:rFonts w:ascii="Cambria Math" w:hAnsi="Cambria Math"/>
                        <w:color w:val="333333"/>
                        <w:sz w:val="20"/>
                        <w:shd w:val="clear" w:color="auto" w:fill="ECF3F7"/>
                      </w:rPr>
                    </w:rPrChange>
                  </w:rPr>
                  <m:t>W</m:t>
                </w:ins>
              </m:r>
            </m:e>
            <m:sub>
              <m:r>
                <w:ins w:id="1113" w:author="Sergio Di Fiore" w:date="2021-09-01T11:05:00Z">
                  <w:rPr>
                    <w:rFonts w:ascii="Cambria Math" w:hAnsi="Cambria Math"/>
                    <w:rPrChange w:id="1114" w:author="Sergio Di Fiore" w:date="2021-09-05T17:01:00Z">
                      <w:rPr>
                        <w:rFonts w:ascii="Cambria Math" w:hAnsi="Cambria Math"/>
                        <w:color w:val="333333"/>
                        <w:sz w:val="20"/>
                        <w:shd w:val="clear" w:color="auto" w:fill="ECF3F7"/>
                      </w:rPr>
                    </w:rPrChange>
                  </w:rPr>
                  <m:t>l</m:t>
                </w:ins>
              </m:r>
            </m:sub>
          </m:sSub>
          <m:r>
            <w:ins w:id="1115" w:author="Sergio Di Fiore" w:date="2021-09-01T11:05:00Z">
              <w:rPr>
                <w:rFonts w:ascii="Cambria Math" w:hAnsi="Cambria Math"/>
                <w:rPrChange w:id="1116" w:author="Sergio Di Fiore" w:date="2021-09-05T17:01:00Z">
                  <w:rPr>
                    <w:rFonts w:ascii="Cambria Math" w:hAnsi="Cambria Math"/>
                    <w:color w:val="333333"/>
                    <w:sz w:val="20"/>
                    <w:shd w:val="clear" w:color="auto" w:fill="ECF3F7"/>
                  </w:rPr>
                </w:rPrChange>
              </w:rPr>
              <m:t>z+</m:t>
            </w:ins>
          </m:r>
          <m:sSub>
            <m:sSubPr>
              <m:ctrlPr>
                <w:ins w:id="1117" w:author="Sergio Di Fiore" w:date="2021-09-01T11:05:00Z">
                  <w:rPr>
                    <w:rFonts w:ascii="Cambria Math" w:hAnsi="Cambria Math"/>
                    <w:i/>
                  </w:rPr>
                </w:ins>
              </m:ctrlPr>
            </m:sSubPr>
            <m:e>
              <m:r>
                <w:ins w:id="1118" w:author="Sergio Di Fiore" w:date="2021-09-01T11:05:00Z">
                  <w:rPr>
                    <w:rFonts w:ascii="Cambria Math" w:hAnsi="Cambria Math"/>
                    <w:rPrChange w:id="1119" w:author="Sergio Di Fiore" w:date="2021-09-05T17:01:00Z">
                      <w:rPr>
                        <w:rFonts w:ascii="Cambria Math" w:hAnsi="Cambria Math"/>
                        <w:color w:val="333333"/>
                        <w:sz w:val="20"/>
                        <w:shd w:val="clear" w:color="auto" w:fill="ECF3F7"/>
                      </w:rPr>
                    </w:rPrChange>
                  </w:rPr>
                  <m:t>b</m:t>
                </w:ins>
              </m:r>
            </m:e>
            <m:sub>
              <m:r>
                <w:ins w:id="1120" w:author="Sergio Di Fiore" w:date="2021-09-01T11:05:00Z">
                  <w:rPr>
                    <w:rFonts w:ascii="Cambria Math" w:hAnsi="Cambria Math"/>
                    <w:rPrChange w:id="1121" w:author="Sergio Di Fiore" w:date="2021-09-05T17:01:00Z">
                      <w:rPr>
                        <w:rFonts w:ascii="Cambria Math" w:hAnsi="Cambria Math"/>
                        <w:color w:val="333333"/>
                        <w:sz w:val="20"/>
                        <w:shd w:val="clear" w:color="auto" w:fill="ECF3F7"/>
                      </w:rPr>
                    </w:rPrChange>
                  </w:rPr>
                  <m:t>l</m:t>
                </w:ins>
              </m:r>
            </m:sub>
          </m:sSub>
          <m:r>
            <w:ins w:id="1122" w:author="Sergio Di Fiore" w:date="2021-09-01T11:05:00Z">
              <w:rPr>
                <w:rFonts w:ascii="Cambria Math" w:hAnsi="Cambria Math"/>
                <w:rPrChange w:id="1123" w:author="Sergio Di Fiore" w:date="2021-09-05T17:01:00Z">
                  <w:rPr>
                    <w:rFonts w:ascii="Cambria Math" w:hAnsi="Cambria Math"/>
                    <w:color w:val="333333"/>
                    <w:sz w:val="20"/>
                    <w:shd w:val="clear" w:color="auto" w:fill="ECF3F7"/>
                  </w:rPr>
                </w:rPrChange>
              </w:rPr>
              <m:t>)</m:t>
            </w:ins>
          </m:r>
        </m:oMath>
      </m:oMathPara>
    </w:p>
    <w:p w14:paraId="4F6842FF" w14:textId="77777777" w:rsidR="001A04D3" w:rsidRPr="009D51D6" w:rsidRDefault="001A04D3" w:rsidP="00C159DE">
      <w:pPr>
        <w:pStyle w:val="PargrafodaLista"/>
        <w:rPr>
          <w:ins w:id="1124" w:author="Sergio Di Fiore" w:date="2021-09-01T13:27:00Z"/>
          <w:bCs/>
        </w:rPr>
      </w:pPr>
    </w:p>
    <w:p w14:paraId="41B1750E" w14:textId="1D5A4399" w:rsidR="00AA7F3A" w:rsidRPr="00201E73" w:rsidRDefault="00394DF8" w:rsidP="009D51D6">
      <w:pPr>
        <w:pStyle w:val="PargrafodaLista"/>
        <w:rPr>
          <w:ins w:id="1125" w:author="Sergio Di Fiore" w:date="2021-09-05T10:17:00Z"/>
        </w:rPr>
      </w:pPr>
      <w:ins w:id="1126" w:author="Sergio Di Fiore" w:date="2021-09-01T11:06:00Z">
        <w:r w:rsidRPr="001F752C">
          <w:rPr>
            <w:bCs/>
          </w:rPr>
          <w:t xml:space="preserve">Onde </w:t>
        </w:r>
      </w:ins>
      <m:oMath>
        <m:r>
          <w:ins w:id="1127" w:author="Sergio Di Fiore" w:date="2021-09-01T11:06:00Z">
            <w:rPr>
              <w:rFonts w:ascii="Cambria Math" w:hAnsi="Cambria Math"/>
            </w:rPr>
            <m:t>l</m:t>
          </w:ins>
        </m:r>
      </m:oMath>
      <w:ins w:id="1128" w:author="Sergio Di Fiore" w:date="2021-09-01T11:06:00Z">
        <w:r w:rsidRPr="009C7944">
          <w:rPr>
            <w:bCs/>
          </w:rPr>
          <w:t xml:space="preserve"> é chamado</w:t>
        </w:r>
      </w:ins>
      <w:ins w:id="1129" w:author="Sergio Di Fiore" w:date="2021-09-01T13:28:00Z">
        <w:r w:rsidR="00B0252A" w:rsidRPr="00201E73">
          <w:rPr>
            <w:bCs/>
          </w:rPr>
          <w:t xml:space="preserve"> de índice da camada, e que endereça a camada que pode ir de </w:t>
        </w:r>
        <w:r w:rsidR="005D58CB" w:rsidRPr="00201E73">
          <w:rPr>
            <w:bCs/>
          </w:rPr>
          <w:t xml:space="preserve">1 até o número total das camadas. A função </w:t>
        </w:r>
      </w:ins>
      <m:oMath>
        <m:sSub>
          <m:sSubPr>
            <m:ctrlPr>
              <w:ins w:id="1130" w:author="Sergio Di Fiore" w:date="2021-09-01T13:28:00Z">
                <w:rPr>
                  <w:rFonts w:ascii="Cambria Math" w:hAnsi="Cambria Math"/>
                  <w:i/>
                </w:rPr>
              </w:ins>
            </m:ctrlPr>
          </m:sSubPr>
          <m:e>
            <m:r>
              <w:ins w:id="1131" w:author="Sergio Di Fiore" w:date="2021-09-01T13:28:00Z">
                <w:rPr>
                  <w:rFonts w:ascii="Cambria Math" w:hAnsi="Cambria Math"/>
                  <w:rPrChange w:id="1132" w:author="Sergio Di Fiore" w:date="2021-09-05T17:01:00Z">
                    <w:rPr>
                      <w:rFonts w:ascii="Cambria Math" w:hAnsi="Cambria Math"/>
                      <w:color w:val="333333"/>
                      <w:sz w:val="20"/>
                      <w:shd w:val="clear" w:color="auto" w:fill="ECF3F7"/>
                    </w:rPr>
                  </w:rPrChange>
                </w:rPr>
                <m:t>g</m:t>
              </w:ins>
            </m:r>
          </m:e>
          <m:sub>
            <m:r>
              <w:ins w:id="1133" w:author="Sergio Di Fiore" w:date="2021-09-01T13:28:00Z">
                <w:rPr>
                  <w:rFonts w:ascii="Cambria Math" w:hAnsi="Cambria Math"/>
                  <w:rPrChange w:id="1134" w:author="Sergio Di Fiore" w:date="2021-09-05T17:01:00Z">
                    <w:rPr>
                      <w:rFonts w:ascii="Cambria Math" w:hAnsi="Cambria Math"/>
                      <w:color w:val="333333"/>
                      <w:sz w:val="20"/>
                      <w:shd w:val="clear" w:color="auto" w:fill="ECF3F7"/>
                    </w:rPr>
                  </w:rPrChange>
                </w:rPr>
                <m:t>l</m:t>
              </w:ins>
            </m:r>
          </m:sub>
        </m:sSub>
        <m:r>
          <w:ins w:id="1135" w:author="Sergio Di Fiore" w:date="2021-09-01T13:29:00Z">
            <w:rPr>
              <w:rFonts w:ascii="Cambria Math" w:hAnsi="Cambria Math"/>
              <w:rPrChange w:id="1136" w:author="Sergio Di Fiore" w:date="2021-09-05T17:01:00Z">
                <w:rPr>
                  <w:rFonts w:ascii="Cambria Math" w:hAnsi="Cambria Math"/>
                  <w:color w:val="333333"/>
                  <w:sz w:val="20"/>
                  <w:shd w:val="clear" w:color="auto" w:fill="ECF3F7"/>
                </w:rPr>
              </w:rPrChange>
            </w:rPr>
            <m:t xml:space="preserve"> </m:t>
          </w:ins>
        </m:r>
      </m:oMath>
      <w:ins w:id="1137" w:author="Sergio Di Fiore" w:date="2021-09-01T13:29:00Z">
        <w:r w:rsidR="007436A5" w:rsidRPr="00CA58E6">
          <w:rPr>
            <w:rFonts w:ascii="Cambria Math" w:hAnsi="Cambria Math"/>
            <w:i/>
            <w:rPrChange w:id="1138" w:author="Sergio Di Fiore" w:date="2021-09-05T17:01:00Z">
              <w:rPr/>
            </w:rPrChange>
          </w:rPr>
          <w:t xml:space="preserve"> </w:t>
        </w:r>
        <w:r w:rsidR="007436A5" w:rsidRPr="009D51D6">
          <w:rPr>
            <w:bCs/>
          </w:rPr>
          <w:t xml:space="preserve">é </w:t>
        </w:r>
        <w:r w:rsidR="007436A5" w:rsidRPr="001F752C">
          <w:rPr>
            <w:bCs/>
          </w:rPr>
          <w:t xml:space="preserve">chamada </w:t>
        </w:r>
        <w:r w:rsidR="001E7992" w:rsidRPr="009C7944">
          <w:rPr>
            <w:bCs/>
          </w:rPr>
          <w:t xml:space="preserve">função </w:t>
        </w:r>
      </w:ins>
      <w:ins w:id="1139" w:author="Sergio Di Fiore" w:date="2021-09-01T13:30:00Z">
        <w:r w:rsidR="001E7992" w:rsidRPr="00201E73">
          <w:rPr>
            <w:bCs/>
          </w:rPr>
          <w:t xml:space="preserve">de ativação, sendo </w:t>
        </w:r>
        <w:r w:rsidR="00153832" w:rsidRPr="00201E73">
          <w:rPr>
            <w:bCs/>
          </w:rPr>
          <w:t>normalmente uma função linear fixa escolhida pelo analista de dados antes do processo de apren</w:t>
        </w:r>
      </w:ins>
      <w:ins w:id="1140" w:author="Sergio Di Fiore" w:date="2021-09-01T13:31:00Z">
        <w:r w:rsidR="00153832" w:rsidRPr="00201E73">
          <w:rPr>
            <w:bCs/>
          </w:rPr>
          <w:t xml:space="preserve">dizagem. </w:t>
        </w:r>
        <w:r w:rsidR="00161F20" w:rsidRPr="00201E73">
          <w:rPr>
            <w:bCs/>
          </w:rPr>
          <w:t xml:space="preserve">Os parâmetros </w:t>
        </w:r>
      </w:ins>
      <m:oMath>
        <m:sSub>
          <m:sSubPr>
            <m:ctrlPr>
              <w:ins w:id="1141" w:author="Sergio Di Fiore" w:date="2021-09-01T13:31:00Z">
                <w:rPr>
                  <w:rFonts w:ascii="Cambria Math" w:hAnsi="Cambria Math"/>
                  <w:i/>
                </w:rPr>
              </w:ins>
            </m:ctrlPr>
          </m:sSubPr>
          <m:e>
            <m:r>
              <w:ins w:id="1142" w:author="Sergio Di Fiore" w:date="2021-09-01T13:31:00Z">
                <w:rPr>
                  <w:rFonts w:ascii="Cambria Math" w:hAnsi="Cambria Math"/>
                  <w:rPrChange w:id="1143" w:author="Sergio Di Fiore" w:date="2021-09-05T17:01:00Z">
                    <w:rPr>
                      <w:rFonts w:ascii="Cambria Math" w:hAnsi="Cambria Math"/>
                      <w:color w:val="333333"/>
                      <w:sz w:val="20"/>
                      <w:shd w:val="clear" w:color="auto" w:fill="ECF3F7"/>
                    </w:rPr>
                  </w:rPrChange>
                </w:rPr>
                <m:t>W</m:t>
              </w:ins>
            </m:r>
          </m:e>
          <m:sub>
            <m:r>
              <w:ins w:id="1144" w:author="Sergio Di Fiore" w:date="2021-09-01T13:31:00Z">
                <w:rPr>
                  <w:rFonts w:ascii="Cambria Math" w:hAnsi="Cambria Math"/>
                  <w:rPrChange w:id="1145" w:author="Sergio Di Fiore" w:date="2021-09-05T17:01:00Z">
                    <w:rPr>
                      <w:rFonts w:ascii="Cambria Math" w:hAnsi="Cambria Math"/>
                      <w:color w:val="333333"/>
                      <w:sz w:val="20"/>
                      <w:shd w:val="clear" w:color="auto" w:fill="ECF3F7"/>
                    </w:rPr>
                  </w:rPrChange>
                </w:rPr>
                <m:t>l</m:t>
              </w:ins>
            </m:r>
          </m:sub>
        </m:sSub>
      </m:oMath>
      <w:ins w:id="1146" w:author="Sergio Di Fiore" w:date="2021-09-01T13:31:00Z">
        <w:r w:rsidR="00161F20" w:rsidRPr="009D51D6">
          <w:rPr>
            <w:bCs/>
          </w:rPr>
          <w:t xml:space="preserve"> (uma matriz) e</w:t>
        </w:r>
        <w:r w:rsidR="00161F20" w:rsidRPr="00CA58E6">
          <w:rPr>
            <w:rFonts w:ascii="Cambria Math" w:hAnsi="Cambria Math"/>
            <w:i/>
            <w:rPrChange w:id="1147" w:author="Sergio Di Fiore" w:date="2021-09-05T17:01:00Z">
              <w:rPr>
                <w:bCs/>
              </w:rPr>
            </w:rPrChange>
          </w:rPr>
          <w:t xml:space="preserve"> </w:t>
        </w:r>
      </w:ins>
      <m:oMath>
        <m:sSub>
          <m:sSubPr>
            <m:ctrlPr>
              <w:ins w:id="1148" w:author="Sergio Di Fiore" w:date="2021-09-01T13:31:00Z">
                <w:rPr>
                  <w:rFonts w:ascii="Cambria Math" w:hAnsi="Cambria Math"/>
                  <w:i/>
                </w:rPr>
              </w:ins>
            </m:ctrlPr>
          </m:sSubPr>
          <m:e>
            <m:r>
              <w:ins w:id="1149" w:author="Sergio Di Fiore" w:date="2021-09-01T13:31:00Z">
                <w:rPr>
                  <w:rFonts w:ascii="Cambria Math" w:hAnsi="Cambria Math"/>
                  <w:rPrChange w:id="1150" w:author="Sergio Di Fiore" w:date="2021-09-05T17:01:00Z">
                    <w:rPr>
                      <w:rFonts w:ascii="Cambria Math" w:hAnsi="Cambria Math"/>
                      <w:color w:val="333333"/>
                      <w:sz w:val="20"/>
                      <w:shd w:val="clear" w:color="auto" w:fill="ECF3F7"/>
                    </w:rPr>
                  </w:rPrChange>
                </w:rPr>
                <m:t>b</m:t>
              </w:ins>
            </m:r>
          </m:e>
          <m:sub>
            <m:r>
              <w:ins w:id="1151" w:author="Sergio Di Fiore" w:date="2021-09-01T13:31:00Z">
                <w:rPr>
                  <w:rFonts w:ascii="Cambria Math" w:hAnsi="Cambria Math"/>
                  <w:rPrChange w:id="1152" w:author="Sergio Di Fiore" w:date="2021-09-05T17:01:00Z">
                    <w:rPr>
                      <w:rFonts w:ascii="Cambria Math" w:hAnsi="Cambria Math"/>
                      <w:color w:val="333333"/>
                      <w:sz w:val="20"/>
                      <w:shd w:val="clear" w:color="auto" w:fill="ECF3F7"/>
                    </w:rPr>
                  </w:rPrChange>
                </w:rPr>
                <m:t>l</m:t>
              </w:ins>
            </m:r>
          </m:sub>
        </m:sSub>
      </m:oMath>
      <w:ins w:id="1153" w:author="Sergio Di Fiore" w:date="2021-09-01T13:31:00Z">
        <w:r w:rsidR="00161F20" w:rsidRPr="009D51D6">
          <w:rPr>
            <w:bCs/>
          </w:rPr>
          <w:t xml:space="preserve"> (um vetor)</w:t>
        </w:r>
      </w:ins>
      <w:ins w:id="1154" w:author="Sergio Di Fiore" w:date="2021-09-01T15:13:00Z">
        <w:r w:rsidR="005852EF" w:rsidRPr="001F752C">
          <w:rPr>
            <w:bCs/>
          </w:rPr>
          <w:t xml:space="preserve"> </w:t>
        </w:r>
        <w:r w:rsidR="005A634D" w:rsidRPr="001F752C">
          <w:rPr>
            <w:bCs/>
          </w:rPr>
          <w:t>—</w:t>
        </w:r>
      </w:ins>
      <w:ins w:id="1155" w:author="Sergio Di Fiore" w:date="2021-09-01T13:31:00Z">
        <w:r w:rsidR="00C63E0A" w:rsidRPr="009C7944">
          <w:rPr>
            <w:bCs/>
          </w:rPr>
          <w:t>para cada</w:t>
        </w:r>
      </w:ins>
      <w:ins w:id="1156" w:author="Sergio Di Fiore" w:date="2021-09-01T13:32:00Z">
        <w:r w:rsidR="00C63E0A" w:rsidRPr="00201E73">
          <w:rPr>
            <w:bCs/>
          </w:rPr>
          <w:t xml:space="preserve"> camada são aprendidos por meio do gradiente de descida</w:t>
        </w:r>
        <w:r w:rsidR="001A647C" w:rsidRPr="00201E73">
          <w:rPr>
            <w:bCs/>
          </w:rPr>
          <w:t xml:space="preserve"> pela otimização, em função da tarefa, de uma função custo em particular</w:t>
        </w:r>
      </w:ins>
      <w:ins w:id="1157" w:author="Sergio Di Fiore" w:date="2021-09-01T15:17:00Z">
        <w:r w:rsidR="00FD365C" w:rsidRPr="00201E73">
          <w:rPr>
            <w:bCs/>
          </w:rPr>
          <w:t xml:space="preserve"> </w:t>
        </w:r>
      </w:ins>
      <w:ins w:id="1158" w:author="Sergio Di Fiore" w:date="2021-09-01T13:32:00Z">
        <w:r w:rsidR="001A647C" w:rsidRPr="00201E73">
          <w:rPr>
            <w:bCs/>
          </w:rPr>
          <w:t>(</w:t>
        </w:r>
      </w:ins>
      <w:ins w:id="1159" w:author="Sergio Di Fiore" w:date="2021-09-01T13:33:00Z">
        <w:r w:rsidR="001A647C" w:rsidRPr="00201E73">
          <w:rPr>
            <w:bCs/>
          </w:rPr>
          <w:t>tal como a MSE)</w:t>
        </w:r>
      </w:ins>
      <w:ins w:id="1160" w:author="Sergio Di Fiore" w:date="2021-09-05T16:37:00Z">
        <w:r w:rsidR="001D03C8" w:rsidRPr="00201E73">
          <w:rPr>
            <w:bCs/>
          </w:rPr>
          <w:t xml:space="preserve"> de</w:t>
        </w:r>
      </w:ins>
      <w:ins w:id="1161" w:author="Sergio Di Fiore" w:date="2021-09-05T16:36:00Z">
        <w:r w:rsidR="00B93A2F" w:rsidRPr="00201E73">
          <w:rPr>
            <w:bCs/>
          </w:rPr>
          <w:t xml:space="preserve"> </w:t>
        </w:r>
      </w:ins>
      <w:ins w:id="1162" w:author="Sergio Di Fiore" w:date="2021-09-05T16:38:00Z">
        <w:r w:rsidR="001D03C8" w:rsidRPr="00201E73">
          <w:rPr>
            <w:bCs/>
          </w:rPr>
          <w:t>e</w:t>
        </w:r>
      </w:ins>
      <w:ins w:id="1163" w:author="Sergio Di Fiore" w:date="2021-09-01T15:21:00Z">
        <w:r w:rsidR="00044F62" w:rsidRPr="00201E73">
          <w:rPr>
            <w:bCs/>
          </w:rPr>
          <w:t xml:space="preserve">ntrada e que devolve um número como saída. </w:t>
        </w:r>
        <w:r w:rsidR="00E56C2A" w:rsidRPr="00201E73">
          <w:rPr>
            <w:bCs/>
          </w:rPr>
          <w:t>Essa FFNN pode ser do tipo de regressão ou modelo de</w:t>
        </w:r>
      </w:ins>
      <w:ins w:id="1164" w:author="Sergio Di Fiore" w:date="2021-09-01T15:22:00Z">
        <w:r w:rsidR="00E56C2A" w:rsidRPr="00201E73">
          <w:rPr>
            <w:bCs/>
          </w:rPr>
          <w:t xml:space="preserve"> classificação, </w:t>
        </w:r>
        <w:r w:rsidR="003F22FB" w:rsidRPr="00201E73">
          <w:rPr>
            <w:bCs/>
          </w:rPr>
          <w:t>dependendo da fun</w:t>
        </w:r>
        <w:r w:rsidR="00176E90" w:rsidRPr="00201E73">
          <w:rPr>
            <w:bCs/>
          </w:rPr>
          <w:t>ç</w:t>
        </w:r>
        <w:r w:rsidR="003F22FB" w:rsidRPr="00201E73">
          <w:rPr>
            <w:bCs/>
          </w:rPr>
          <w:t>ão de ativação empregada</w:t>
        </w:r>
      </w:ins>
      <w:ins w:id="1165" w:author="Sergio Di Fiore" w:date="2021-09-05T10:15:00Z">
        <w:r w:rsidR="00CB5CCB" w:rsidRPr="00201E73">
          <w:rPr>
            <w:bCs/>
          </w:rPr>
          <w:t xml:space="preserve"> </w:t>
        </w:r>
        <w:r w:rsidR="00CB5CCB" w:rsidRPr="00CA58E6">
          <w:rPr>
            <w:rPrChange w:id="1166" w:author="Sergio Di Fiore" w:date="2021-09-05T17:01:00Z">
              <w:rPr>
                <w:noProof/>
              </w:rPr>
            </w:rPrChange>
          </w:rPr>
          <w:t>(BURKIV, 2019)</w:t>
        </w:r>
        <w:r w:rsidR="00CB5CCB" w:rsidRPr="00201E73">
          <w:t>.</w:t>
        </w:r>
      </w:ins>
    </w:p>
    <w:p w14:paraId="4A9E526C" w14:textId="36CCDEC3" w:rsidR="00553AA3" w:rsidRPr="00201E73" w:rsidRDefault="00553AA3" w:rsidP="007436A5">
      <w:pPr>
        <w:pStyle w:val="PargrafodaLista"/>
        <w:rPr>
          <w:ins w:id="1167" w:author="Sergio Di Fiore" w:date="2021-09-05T10:17:00Z"/>
        </w:rPr>
      </w:pPr>
    </w:p>
    <w:p w14:paraId="2190D4BD" w14:textId="3F3E63BC" w:rsidR="00553AA3" w:rsidRPr="00201E73" w:rsidRDefault="00553AA3" w:rsidP="00553AA3">
      <w:pPr>
        <w:spacing w:after="0"/>
        <w:ind w:firstLine="0"/>
        <w:jc w:val="center"/>
        <w:rPr>
          <w:ins w:id="1168" w:author="Sergio Di Fiore" w:date="2021-09-05T10:18:00Z"/>
          <w:rFonts w:cs="Times New Roman"/>
          <w:b/>
          <w:szCs w:val="24"/>
        </w:rPr>
      </w:pPr>
      <w:ins w:id="1169" w:author="Sergio Di Fiore" w:date="2021-09-05T10:17:00Z">
        <w:r w:rsidRPr="00201E73">
          <w:rPr>
            <w:rFonts w:cs="Times New Roman"/>
            <w:b/>
            <w:szCs w:val="24"/>
          </w:rPr>
          <w:t xml:space="preserve">5 ANATOMIA DE UM ALGORITMO </w:t>
        </w:r>
      </w:ins>
      <w:ins w:id="1170" w:author="Sergio Di Fiore" w:date="2021-09-05T10:18:00Z">
        <w:r w:rsidRPr="00201E73">
          <w:rPr>
            <w:rFonts w:cs="Times New Roman"/>
            <w:b/>
            <w:szCs w:val="24"/>
          </w:rPr>
          <w:t>DE APRENDIZADO</w:t>
        </w:r>
      </w:ins>
    </w:p>
    <w:p w14:paraId="5784F9C3" w14:textId="321E5B59" w:rsidR="00372334" w:rsidRPr="00201E73" w:rsidRDefault="00372334" w:rsidP="00553AA3">
      <w:pPr>
        <w:spacing w:after="0"/>
        <w:ind w:firstLine="0"/>
        <w:jc w:val="center"/>
        <w:rPr>
          <w:ins w:id="1171" w:author="Sergio Di Fiore" w:date="2021-09-05T10:17:00Z"/>
          <w:rFonts w:cs="Times New Roman"/>
          <w:b/>
          <w:szCs w:val="24"/>
        </w:rPr>
      </w:pPr>
      <w:ins w:id="1172" w:author="Sergio Di Fiore" w:date="2021-09-05T10:18:00Z">
        <w:r w:rsidRPr="00201E73">
          <w:rPr>
            <w:rFonts w:cs="Times New Roman"/>
            <w:b/>
            <w:szCs w:val="24"/>
          </w:rPr>
          <w:t xml:space="preserve">5.1 </w:t>
        </w:r>
      </w:ins>
      <w:ins w:id="1173" w:author="Sergio Di Fiore" w:date="2021-09-05T16:42:00Z">
        <w:r w:rsidR="00051AAD" w:rsidRPr="00201E73">
          <w:rPr>
            <w:rFonts w:cs="Times New Roman"/>
            <w:b/>
            <w:szCs w:val="24"/>
          </w:rPr>
          <w:t>COMPOSIÇÃO</w:t>
        </w:r>
      </w:ins>
    </w:p>
    <w:p w14:paraId="6C8ABD66" w14:textId="77777777" w:rsidR="00553AA3" w:rsidRPr="00201E73" w:rsidRDefault="00553AA3" w:rsidP="007436A5">
      <w:pPr>
        <w:pStyle w:val="PargrafodaLista"/>
        <w:rPr>
          <w:ins w:id="1174" w:author="Sergio Di Fiore" w:date="2021-09-01T15:22:00Z"/>
          <w:bCs/>
        </w:rPr>
      </w:pPr>
    </w:p>
    <w:p w14:paraId="6FE2100E" w14:textId="5CC67853" w:rsidR="008C4FD3" w:rsidRPr="009D51D6" w:rsidRDefault="008C4FD3">
      <w:pPr>
        <w:rPr>
          <w:ins w:id="1175" w:author="Sergio Di Fiore" w:date="2021-09-05T10:20:00Z"/>
          <w:rFonts w:eastAsia="Calibri" w:cs="Times New Roman"/>
          <w:bCs/>
          <w:szCs w:val="20"/>
          <w:lang w:eastAsia="pt-BR"/>
        </w:rPr>
        <w:pPrChange w:id="1176" w:author="Sergio Di Fiore" w:date="2021-09-05T10:21:00Z">
          <w:pPr>
            <w:ind w:firstLine="0"/>
          </w:pPr>
        </w:pPrChange>
      </w:pPr>
      <w:ins w:id="1177" w:author="Sergio Di Fiore" w:date="2021-09-05T10:20:00Z">
        <w:r w:rsidRPr="00CA58E6">
          <w:rPr>
            <w:lang w:eastAsia="pt-BR"/>
            <w:rPrChange w:id="1178" w:author="Sergio Di Fiore" w:date="2021-09-05T17:01:00Z">
              <w:rPr>
                <w:szCs w:val="20"/>
                <w:lang w:val="pt"/>
              </w:rPr>
            </w:rPrChange>
          </w:rPr>
          <w:t xml:space="preserve">Pode-se entender </w:t>
        </w:r>
      </w:ins>
      <w:ins w:id="1179" w:author="Sergio Di Fiore" w:date="2021-09-05T10:21:00Z">
        <w:r w:rsidR="00C16648" w:rsidRPr="009D51D6">
          <w:rPr>
            <w:lang w:eastAsia="pt-BR"/>
          </w:rPr>
          <w:t>um algor</w:t>
        </w:r>
        <w:r w:rsidR="00C16648" w:rsidRPr="001F752C">
          <w:rPr>
            <w:lang w:eastAsia="pt-BR"/>
          </w:rPr>
          <w:t xml:space="preserve">itmo de aprendizado como sendo composto por </w:t>
        </w:r>
      </w:ins>
      <w:ins w:id="1180" w:author="Sergio Di Fiore" w:date="2021-09-05T10:20:00Z">
        <w:r w:rsidRPr="00CA58E6">
          <w:rPr>
            <w:rFonts w:eastAsia="Calibri" w:cs="Times New Roman"/>
            <w:bCs/>
            <w:szCs w:val="20"/>
            <w:lang w:eastAsia="pt-BR"/>
            <w:rPrChange w:id="1181" w:author="Sergio Di Fiore" w:date="2021-09-05T17:01:00Z">
              <w:rPr>
                <w:szCs w:val="20"/>
                <w:lang w:val="pt"/>
              </w:rPr>
            </w:rPrChange>
          </w:rPr>
          <w:t>três partes:</w:t>
        </w:r>
      </w:ins>
    </w:p>
    <w:p w14:paraId="4E8EDA14" w14:textId="5F5DC66E" w:rsidR="008C4FD3" w:rsidRPr="009D51D6" w:rsidRDefault="008C4FD3">
      <w:pPr>
        <w:rPr>
          <w:ins w:id="1182" w:author="Sergio Di Fiore" w:date="2021-09-05T10:20:00Z"/>
          <w:lang w:eastAsia="pt-BR"/>
        </w:rPr>
        <w:pPrChange w:id="1183" w:author="Sergio Di Fiore" w:date="2021-09-05T10:23:00Z">
          <w:pPr>
            <w:ind w:firstLine="0"/>
          </w:pPr>
        </w:pPrChange>
      </w:pPr>
      <w:ins w:id="1184" w:author="Sergio Di Fiore" w:date="2021-09-05T10:20:00Z">
        <w:r w:rsidRPr="00CA58E6">
          <w:rPr>
            <w:lang w:eastAsia="pt-BR"/>
            <w:rPrChange w:id="1185" w:author="Sergio Di Fiore" w:date="2021-09-05T17:01:00Z">
              <w:rPr>
                <w:szCs w:val="20"/>
                <w:lang w:val="pt"/>
              </w:rPr>
            </w:rPrChange>
          </w:rPr>
          <w:t xml:space="preserve">1) </w:t>
        </w:r>
      </w:ins>
      <w:ins w:id="1186" w:author="Sergio Di Fiore" w:date="2021-09-05T10:21:00Z">
        <w:r w:rsidR="00FB3EF8" w:rsidRPr="009D51D6">
          <w:rPr>
            <w:lang w:eastAsia="pt-BR"/>
          </w:rPr>
          <w:t>F</w:t>
        </w:r>
      </w:ins>
      <w:ins w:id="1187" w:author="Sergio Di Fiore" w:date="2021-09-05T10:20:00Z">
        <w:r w:rsidRPr="00CA58E6">
          <w:rPr>
            <w:lang w:eastAsia="pt-BR"/>
            <w:rPrChange w:id="1188" w:author="Sergio Di Fiore" w:date="2021-09-05T17:01:00Z">
              <w:rPr>
                <w:szCs w:val="20"/>
                <w:lang w:val="pt"/>
              </w:rPr>
            </w:rPrChange>
          </w:rPr>
          <w:t xml:space="preserve">unção </w:t>
        </w:r>
      </w:ins>
      <w:ins w:id="1189" w:author="Sergio Di Fiore" w:date="2021-09-05T10:23:00Z">
        <w:r w:rsidR="003231F4" w:rsidRPr="009D51D6">
          <w:rPr>
            <w:lang w:eastAsia="pt-BR"/>
          </w:rPr>
          <w:t>custo</w:t>
        </w:r>
      </w:ins>
      <w:ins w:id="1190" w:author="Sergio Di Fiore" w:date="2021-09-05T10:20:00Z">
        <w:r w:rsidRPr="00CA58E6">
          <w:rPr>
            <w:lang w:eastAsia="pt-BR"/>
            <w:rPrChange w:id="1191" w:author="Sergio Di Fiore" w:date="2021-09-05T17:01:00Z">
              <w:rPr>
                <w:szCs w:val="20"/>
                <w:lang w:val="pt"/>
              </w:rPr>
            </w:rPrChange>
          </w:rPr>
          <w:t>;</w:t>
        </w:r>
      </w:ins>
    </w:p>
    <w:p w14:paraId="595107CE" w14:textId="6FC6677C" w:rsidR="008C4FD3" w:rsidRPr="009D51D6" w:rsidRDefault="008C4FD3">
      <w:pPr>
        <w:rPr>
          <w:ins w:id="1192" w:author="Sergio Di Fiore" w:date="2021-09-05T10:20:00Z"/>
          <w:lang w:eastAsia="pt-BR"/>
        </w:rPr>
        <w:pPrChange w:id="1193" w:author="Sergio Di Fiore" w:date="2021-09-05T10:23:00Z">
          <w:pPr>
            <w:ind w:firstLine="0"/>
          </w:pPr>
        </w:pPrChange>
      </w:pPr>
      <w:ins w:id="1194" w:author="Sergio Di Fiore" w:date="2021-09-05T10:20:00Z">
        <w:r w:rsidRPr="00CA58E6">
          <w:rPr>
            <w:lang w:eastAsia="pt-BR"/>
            <w:rPrChange w:id="1195" w:author="Sergio Di Fiore" w:date="2021-09-05T17:01:00Z">
              <w:rPr>
                <w:szCs w:val="20"/>
                <w:lang w:val="pt"/>
              </w:rPr>
            </w:rPrChange>
          </w:rPr>
          <w:t xml:space="preserve">2) </w:t>
        </w:r>
      </w:ins>
      <w:ins w:id="1196" w:author="Sergio Di Fiore" w:date="2021-09-05T10:21:00Z">
        <w:r w:rsidR="00FB3EF8" w:rsidRPr="009D51D6">
          <w:rPr>
            <w:lang w:eastAsia="pt-BR"/>
          </w:rPr>
          <w:t>C</w:t>
        </w:r>
      </w:ins>
      <w:ins w:id="1197" w:author="Sergio Di Fiore" w:date="2021-09-05T10:20:00Z">
        <w:r w:rsidRPr="00CA58E6">
          <w:rPr>
            <w:lang w:eastAsia="pt-BR"/>
            <w:rPrChange w:id="1198" w:author="Sergio Di Fiore" w:date="2021-09-05T17:01:00Z">
              <w:rPr>
                <w:szCs w:val="20"/>
                <w:lang w:val="pt"/>
              </w:rPr>
            </w:rPrChange>
          </w:rPr>
          <w:t>ritério de otimização baseado na função de perda (função de custo, por exemplo); e</w:t>
        </w:r>
      </w:ins>
    </w:p>
    <w:p w14:paraId="27B400E3" w14:textId="6370F377" w:rsidR="008C4FD3" w:rsidRPr="009D51D6" w:rsidRDefault="008C4FD3">
      <w:pPr>
        <w:rPr>
          <w:ins w:id="1199" w:author="Sergio Di Fiore" w:date="2021-09-05T10:20:00Z"/>
          <w:lang w:eastAsia="pt-BR"/>
        </w:rPr>
        <w:pPrChange w:id="1200" w:author="Sergio Di Fiore" w:date="2021-09-05T10:23:00Z">
          <w:pPr>
            <w:ind w:firstLine="0"/>
          </w:pPr>
        </w:pPrChange>
      </w:pPr>
      <w:ins w:id="1201" w:author="Sergio Di Fiore" w:date="2021-09-05T10:20:00Z">
        <w:r w:rsidRPr="00CA58E6">
          <w:rPr>
            <w:lang w:eastAsia="pt-BR"/>
            <w:rPrChange w:id="1202" w:author="Sergio Di Fiore" w:date="2021-09-05T17:01:00Z">
              <w:rPr>
                <w:szCs w:val="20"/>
                <w:lang w:val="pt"/>
              </w:rPr>
            </w:rPrChange>
          </w:rPr>
          <w:t xml:space="preserve">3) </w:t>
        </w:r>
      </w:ins>
      <w:ins w:id="1203" w:author="Sergio Di Fiore" w:date="2021-09-05T10:21:00Z">
        <w:r w:rsidR="00FB3EF8" w:rsidRPr="009D51D6">
          <w:rPr>
            <w:lang w:eastAsia="pt-BR"/>
          </w:rPr>
          <w:t>R</w:t>
        </w:r>
      </w:ins>
      <w:ins w:id="1204" w:author="Sergio Di Fiore" w:date="2021-09-05T10:20:00Z">
        <w:r w:rsidRPr="00CA58E6">
          <w:rPr>
            <w:lang w:eastAsia="pt-BR"/>
            <w:rPrChange w:id="1205" w:author="Sergio Di Fiore" w:date="2021-09-05T17:01:00Z">
              <w:rPr>
                <w:szCs w:val="20"/>
                <w:lang w:val="pt"/>
              </w:rPr>
            </w:rPrChange>
          </w:rPr>
          <w:t>otina de otimização aproveitando dados de treinamento para encontrar uma solução para a otimização</w:t>
        </w:r>
      </w:ins>
      <w:ins w:id="1206" w:author="Sergio Di Fiore" w:date="2021-09-05T10:21:00Z">
        <w:r w:rsidR="00FB3EF8" w:rsidRPr="009D51D6">
          <w:rPr>
            <w:lang w:eastAsia="pt-BR"/>
          </w:rPr>
          <w:t xml:space="preserve"> </w:t>
        </w:r>
      </w:ins>
      <w:ins w:id="1207" w:author="Sergio Di Fiore" w:date="2021-09-05T10:20:00Z">
        <w:r w:rsidRPr="00CA58E6">
          <w:rPr>
            <w:lang w:eastAsia="pt-BR"/>
            <w:rPrChange w:id="1208" w:author="Sergio Di Fiore" w:date="2021-09-05T17:01:00Z">
              <w:rPr>
                <w:szCs w:val="20"/>
                <w:lang w:val="pt"/>
              </w:rPr>
            </w:rPrChange>
          </w:rPr>
          <w:t>critério.</w:t>
        </w:r>
      </w:ins>
    </w:p>
    <w:p w14:paraId="1783445A" w14:textId="5C83FD69" w:rsidR="008C4FD3" w:rsidRPr="00201E73" w:rsidRDefault="008C4FD3">
      <w:pPr>
        <w:pStyle w:val="PargrafodaLista"/>
        <w:rPr>
          <w:ins w:id="1209" w:author="Sergio Di Fiore" w:date="2021-09-05T10:24:00Z"/>
        </w:rPr>
        <w:pPrChange w:id="1210" w:author="Sergio Di Fiore" w:date="2021-09-05T10:24:00Z">
          <w:pPr>
            <w:ind w:firstLine="0"/>
          </w:pPr>
        </w:pPrChange>
      </w:pPr>
      <w:ins w:id="1211" w:author="Sergio Di Fiore" w:date="2021-09-05T10:20:00Z">
        <w:r w:rsidRPr="00CA58E6">
          <w:rPr>
            <w:bCs/>
            <w:rPrChange w:id="1212" w:author="Sergio Di Fiore" w:date="2021-09-05T17:01:00Z">
              <w:rPr>
                <w:lang w:val="pt"/>
              </w:rPr>
            </w:rPrChange>
          </w:rPr>
          <w:t xml:space="preserve">Estes são os </w:t>
        </w:r>
      </w:ins>
      <w:ins w:id="1213" w:author="Sergio Di Fiore" w:date="2021-09-05T16:43:00Z">
        <w:r w:rsidR="00051AAD" w:rsidRPr="009D51D6">
          <w:rPr>
            <w:bCs/>
          </w:rPr>
          <w:t>bloco</w:t>
        </w:r>
      </w:ins>
      <w:ins w:id="1214" w:author="Sergio Di Fiore" w:date="2021-09-05T10:20:00Z">
        <w:r w:rsidRPr="00CA58E6">
          <w:rPr>
            <w:bCs/>
            <w:rPrChange w:id="1215" w:author="Sergio Di Fiore" w:date="2021-09-05T17:01:00Z">
              <w:rPr>
                <w:lang w:val="pt"/>
              </w:rPr>
            </w:rPrChange>
          </w:rPr>
          <w:t xml:space="preserve"> de construção de qualquer algoritmo de aprendizagem. Ao ler literatura moderna sobre aprendizado de máquina, muitas vezes encontra</w:t>
        </w:r>
      </w:ins>
      <w:ins w:id="1216" w:author="Sergio Di Fiore" w:date="2021-09-05T10:22:00Z">
        <w:r w:rsidR="004C77C5" w:rsidRPr="009D51D6">
          <w:rPr>
            <w:bCs/>
          </w:rPr>
          <w:t>-</w:t>
        </w:r>
        <w:r w:rsidR="004C77C5" w:rsidRPr="001F752C">
          <w:rPr>
            <w:bCs/>
          </w:rPr>
          <w:t>se</w:t>
        </w:r>
      </w:ins>
      <w:ins w:id="1217" w:author="Sergio Di Fiore" w:date="2021-09-05T10:20:00Z">
        <w:r w:rsidRPr="00CA58E6">
          <w:rPr>
            <w:bCs/>
            <w:rPrChange w:id="1218" w:author="Sergio Di Fiore" w:date="2021-09-05T17:01:00Z">
              <w:rPr>
                <w:lang w:val="pt"/>
              </w:rPr>
            </w:rPrChange>
          </w:rPr>
          <w:t xml:space="preserve"> referências à descida gradiente  ou descida de gradiente estocástico. Estes são dois algoritmos de otimização mais usados em casos em que o critério de otimização é diferente</w:t>
        </w:r>
      </w:ins>
      <w:ins w:id="1219" w:author="Sergio Di Fiore" w:date="2021-09-05T10:24:00Z">
        <w:r w:rsidR="004E379E" w:rsidRPr="009D51D6">
          <w:rPr>
            <w:bCs/>
          </w:rPr>
          <w:t xml:space="preserve"> </w:t>
        </w:r>
        <w:r w:rsidR="004E379E" w:rsidRPr="00CA58E6">
          <w:rPr>
            <w:rPrChange w:id="1220" w:author="Sergio Di Fiore" w:date="2021-09-05T17:01:00Z">
              <w:rPr>
                <w:noProof/>
              </w:rPr>
            </w:rPrChange>
          </w:rPr>
          <w:t>(BURKIV, 2019)</w:t>
        </w:r>
        <w:r w:rsidR="004E379E" w:rsidRPr="00201E73">
          <w:t>.</w:t>
        </w:r>
      </w:ins>
    </w:p>
    <w:p w14:paraId="231F05F7" w14:textId="7BFCA0DD" w:rsidR="004E379E" w:rsidRPr="00201E73" w:rsidRDefault="004E379E" w:rsidP="004E379E">
      <w:pPr>
        <w:rPr>
          <w:ins w:id="1221" w:author="Sergio Di Fiore" w:date="2021-09-05T10:25:00Z"/>
        </w:rPr>
      </w:pPr>
      <w:ins w:id="1222" w:author="Sergio Di Fiore" w:date="2021-09-05T10:24:00Z">
        <w:r w:rsidRPr="00201E73">
          <w:t xml:space="preserve">O desejável é que o algoritmo que se está buscando permita definir todos os pesos e </w:t>
        </w:r>
        <w:r w:rsidRPr="00201E73">
          <w:rPr>
            <w:iCs/>
          </w:rPr>
          <w:t>tendência</w:t>
        </w:r>
        <w:r w:rsidRPr="00201E73">
          <w:t xml:space="preserve"> de tal forma que o resultado de saída da rede aproxime </w:t>
        </w:r>
        <w:r w:rsidRPr="00201E73">
          <w:rPr>
            <w:rFonts w:ascii="Cambria Math" w:hAnsi="Cambria Math"/>
          </w:rPr>
          <w:t>y(x)</w:t>
        </w:r>
        <w:r w:rsidRPr="00201E73">
          <w:t xml:space="preserve"> para todos os </w:t>
        </w:r>
        <w:r w:rsidRPr="00201E73">
          <w:rPr>
            <w:rFonts w:ascii="Cambria Math" w:hAnsi="Cambria Math"/>
          </w:rPr>
          <w:t>x</w:t>
        </w:r>
        <w:r w:rsidRPr="00201E73">
          <w:t xml:space="preserve"> na entrada. Isto é quantificado pela função custo:</w:t>
        </w:r>
      </w:ins>
    </w:p>
    <w:p w14:paraId="4000A6DD" w14:textId="4E2CB459" w:rsidR="00C235AF" w:rsidRPr="00201E73" w:rsidRDefault="00C235AF">
      <w:pPr>
        <w:pStyle w:val="Legenda"/>
        <w:jc w:val="center"/>
        <w:rPr>
          <w:ins w:id="1223" w:author="Sergio Di Fiore" w:date="2021-09-05T10:25:00Z"/>
        </w:rPr>
        <w:pPrChange w:id="1224" w:author="Sergio Di Fiore" w:date="2021-09-05T10:25:00Z">
          <w:pPr>
            <w:pStyle w:val="Legenda"/>
          </w:pPr>
        </w:pPrChange>
      </w:pPr>
      <w:bookmarkStart w:id="1225" w:name="_Toc80032298"/>
      <w:ins w:id="1226" w:author="Sergio Di Fiore" w:date="2021-09-05T10:25:00Z">
        <w:r w:rsidRPr="00201E73">
          <w:t xml:space="preserve">Equação </w:t>
        </w:r>
      </w:ins>
      <w:ins w:id="1227" w:author="Sergio Di Fiore" w:date="2021-09-05T16:38:00Z">
        <w:r w:rsidR="008F324A" w:rsidRPr="00201E73">
          <w:t>8</w:t>
        </w:r>
      </w:ins>
      <w:ins w:id="1228" w:author="Sergio Di Fiore" w:date="2021-09-05T10:25:00Z">
        <w:r w:rsidRPr="00201E73">
          <w:t>. Função Custo</w:t>
        </w:r>
        <w:bookmarkEnd w:id="1225"/>
      </w:ins>
    </w:p>
    <w:p w14:paraId="1A1B447C" w14:textId="30AFDFC3" w:rsidR="004E379E" w:rsidRPr="009D51D6" w:rsidRDefault="00E54370" w:rsidP="009D51D6">
      <w:pPr>
        <w:ind w:firstLine="0"/>
        <w:rPr>
          <w:ins w:id="1229" w:author="Sergio Di Fiore" w:date="2021-09-05T10:20:00Z"/>
          <w:rFonts w:eastAsia="Calibri" w:cs="Times New Roman"/>
          <w:bCs/>
          <w:szCs w:val="20"/>
          <w:lang w:eastAsia="pt-BR"/>
        </w:rPr>
      </w:pPr>
      <m:oMathPara>
        <m:oMath>
          <m:r>
            <w:ins w:id="1230" w:author="Sergio Di Fiore" w:date="2021-09-05T10:24:00Z">
              <w:rPr>
                <w:rFonts w:ascii="Cambria Math" w:hAnsi="Cambria Math"/>
                <w:szCs w:val="24"/>
              </w:rPr>
              <m:t xml:space="preserve">(w, b) ≡ </m:t>
            </w:ins>
          </m:r>
          <m:f>
            <m:fPr>
              <m:ctrlPr>
                <w:ins w:id="1231" w:author="Sergio Di Fiore" w:date="2021-09-05T10:24:00Z">
                  <w:rPr>
                    <w:rFonts w:ascii="Cambria Math" w:hAnsi="Cambria Math"/>
                    <w:i/>
                    <w:szCs w:val="24"/>
                  </w:rPr>
                </w:ins>
              </m:ctrlPr>
            </m:fPr>
            <m:num>
              <m:r>
                <w:ins w:id="1232" w:author="Sergio Di Fiore" w:date="2021-09-05T10:24:00Z">
                  <w:rPr>
                    <w:rFonts w:ascii="Cambria Math" w:hAnsi="Cambria Math"/>
                    <w:szCs w:val="24"/>
                  </w:rPr>
                  <m:t>1</m:t>
                </w:ins>
              </m:r>
            </m:num>
            <m:den>
              <m:r>
                <w:ins w:id="1233" w:author="Sergio Di Fiore" w:date="2021-09-05T10:24:00Z">
                  <w:rPr>
                    <w:rFonts w:ascii="Cambria Math" w:hAnsi="Cambria Math"/>
                    <w:szCs w:val="24"/>
                  </w:rPr>
                  <m:t>2n</m:t>
                </w:ins>
              </m:r>
            </m:den>
          </m:f>
          <m:r>
            <w:ins w:id="1234" w:author="Sergio Di Fiore" w:date="2021-09-05T10:24:00Z">
              <w:rPr>
                <w:rFonts w:ascii="Cambria Math" w:hAnsi="Cambria Math"/>
                <w:szCs w:val="24"/>
              </w:rPr>
              <m:t xml:space="preserve"> </m:t>
            </w:ins>
          </m:r>
          <m:nary>
            <m:naryPr>
              <m:chr m:val="∑"/>
              <m:limLoc m:val="undOvr"/>
              <m:subHide m:val="1"/>
              <m:supHide m:val="1"/>
              <m:ctrlPr>
                <w:ins w:id="1235" w:author="Sergio Di Fiore" w:date="2021-09-05T10:24:00Z">
                  <w:rPr>
                    <w:rFonts w:ascii="Cambria Math" w:hAnsi="Cambria Math"/>
                    <w:i/>
                    <w:szCs w:val="24"/>
                  </w:rPr>
                </w:ins>
              </m:ctrlPr>
            </m:naryPr>
            <m:sub/>
            <m:sup/>
            <m:e>
              <m:sSup>
                <m:sSupPr>
                  <m:ctrlPr>
                    <w:ins w:id="1236" w:author="Sergio Di Fiore" w:date="2021-09-05T10:24:00Z">
                      <w:rPr>
                        <w:rFonts w:ascii="Cambria Math" w:hAnsi="Cambria Math"/>
                        <w:i/>
                        <w:szCs w:val="24"/>
                      </w:rPr>
                    </w:ins>
                  </m:ctrlPr>
                </m:sSupPr>
                <m:e>
                  <m:r>
                    <w:ins w:id="1237" w:author="Sergio Di Fiore" w:date="2021-09-05T10:24:00Z">
                      <w:rPr>
                        <w:rFonts w:ascii="Cambria Math" w:hAnsi="Cambria Math"/>
                        <w:szCs w:val="24"/>
                      </w:rPr>
                      <m:t>||y(x) - a||</m:t>
                    </w:ins>
                  </m:r>
                </m:e>
                <m:sup>
                  <m:r>
                    <w:ins w:id="1238" w:author="Sergio Di Fiore" w:date="2021-09-05T10:24:00Z">
                      <w:rPr>
                        <w:rFonts w:ascii="Cambria Math" w:hAnsi="Cambria Math"/>
                        <w:szCs w:val="24"/>
                      </w:rPr>
                      <m:t>2</m:t>
                    </w:ins>
                  </m:r>
                </m:sup>
              </m:sSup>
            </m:e>
          </m:nary>
        </m:oMath>
      </m:oMathPara>
    </w:p>
    <w:p w14:paraId="675D314E" w14:textId="0E72EC91" w:rsidR="007436A5" w:rsidRPr="001F752C" w:rsidDel="00145328" w:rsidRDefault="007436A5" w:rsidP="00145328">
      <w:pPr>
        <w:rPr>
          <w:del w:id="1239" w:author="Sergio Di Fiore" w:date="2021-09-05T10:20:00Z"/>
          <w:rFonts w:eastAsia="Calibri" w:cs="Times New Roman"/>
          <w:bCs/>
          <w:szCs w:val="20"/>
          <w:lang w:eastAsia="pt-BR"/>
        </w:rPr>
      </w:pPr>
    </w:p>
    <w:p w14:paraId="69EA34F0" w14:textId="77777777" w:rsidR="00145328" w:rsidRPr="001F752C" w:rsidRDefault="00145328" w:rsidP="003A49BA">
      <w:pPr>
        <w:spacing w:after="0"/>
        <w:ind w:firstLine="0"/>
        <w:jc w:val="center"/>
        <w:rPr>
          <w:ins w:id="1240" w:author="Sergio Di Fiore" w:date="2021-09-05T10:26:00Z"/>
          <w:rFonts w:eastAsia="Calibri" w:cs="Times New Roman"/>
          <w:bCs/>
          <w:szCs w:val="20"/>
          <w:lang w:eastAsia="pt-BR"/>
        </w:rPr>
      </w:pPr>
    </w:p>
    <w:p w14:paraId="6F69C1AB" w14:textId="1BA089AB" w:rsidR="00145328" w:rsidRPr="00201E73" w:rsidRDefault="00145328" w:rsidP="00145328">
      <w:pPr>
        <w:rPr>
          <w:ins w:id="1241" w:author="Sergio Di Fiore" w:date="2021-09-05T10:26:00Z"/>
        </w:rPr>
      </w:pPr>
      <w:ins w:id="1242" w:author="Sergio Di Fiore" w:date="2021-09-05T10:26:00Z">
        <w:r w:rsidRPr="009C7944">
          <w:t xml:space="preserve">onde </w:t>
        </w:r>
        <w:r w:rsidRPr="009C7944">
          <w:rPr>
            <w:rFonts w:ascii="Cambria Math" w:hAnsi="Cambria Math"/>
          </w:rPr>
          <w:t>n</w:t>
        </w:r>
        <w:r w:rsidRPr="009C7944">
          <w:t xml:space="preserve"> é </w:t>
        </w:r>
        <w:r w:rsidRPr="00201E73">
          <w:t xml:space="preserve">o conjunto de todos os pesos na rede, </w:t>
        </w:r>
        <w:r w:rsidRPr="00201E73">
          <w:rPr>
            <w:rFonts w:ascii="Cambria Math" w:hAnsi="Cambria Math"/>
          </w:rPr>
          <w:t>b</w:t>
        </w:r>
        <w:r w:rsidRPr="00201E73">
          <w:t xml:space="preserve"> todos as tendência, n o número total de entradas de treinamento, a é o vetor de saída da rede quando </w:t>
        </w:r>
        <w:r w:rsidRPr="00201E73">
          <w:rPr>
            <w:rFonts w:ascii="Cambria Math" w:hAnsi="Cambria Math"/>
          </w:rPr>
          <w:t>x</w:t>
        </w:r>
        <w:r w:rsidRPr="00201E73">
          <w:t xml:space="preserve"> é a entrada, e a soma é sobre todos os </w:t>
        </w:r>
        <w:r w:rsidRPr="00201E73">
          <w:rPr>
            <w:rFonts w:ascii="Cambria Math" w:hAnsi="Cambria Math"/>
          </w:rPr>
          <w:t>x</w:t>
        </w:r>
        <w:r w:rsidRPr="00201E73">
          <w:t xml:space="preserve"> de entrada. A notação </w:t>
        </w:r>
        <w:r w:rsidRPr="00201E73">
          <w:rPr>
            <w:rFonts w:ascii="Cambria Math" w:hAnsi="Cambria Math"/>
          </w:rPr>
          <w:t>||v||</w:t>
        </w:r>
        <w:r w:rsidRPr="00201E73">
          <w:t xml:space="preserve"> simplesmente indica o comprimento de um vetor. </w:t>
        </w:r>
        <w:r w:rsidRPr="00201E73">
          <w:rPr>
            <w:rFonts w:ascii="Cambria Math" w:hAnsi="Cambria Math"/>
            <w:i/>
            <w:iCs/>
          </w:rPr>
          <w:t>C</w:t>
        </w:r>
        <w:r w:rsidRPr="00201E73">
          <w:t xml:space="preserve"> é chamada de função quadrática do custo, muitas vezes conhecida também pela denominação erro médio quadrático ou simplesmente MSE (</w:t>
        </w:r>
        <w:proofErr w:type="spellStart"/>
        <w:r w:rsidRPr="00201E73">
          <w:rPr>
            <w:i/>
            <w:iCs/>
          </w:rPr>
          <w:t>mean</w:t>
        </w:r>
        <w:proofErr w:type="spellEnd"/>
        <w:r w:rsidRPr="00201E73">
          <w:rPr>
            <w:i/>
            <w:iCs/>
          </w:rPr>
          <w:t xml:space="preserve"> </w:t>
        </w:r>
        <w:proofErr w:type="spellStart"/>
        <w:r w:rsidRPr="00201E73">
          <w:rPr>
            <w:i/>
            <w:iCs/>
          </w:rPr>
          <w:t>squared</w:t>
        </w:r>
        <w:proofErr w:type="spellEnd"/>
        <w:r w:rsidRPr="00201E73">
          <w:rPr>
            <w:i/>
            <w:iCs/>
          </w:rPr>
          <w:t xml:space="preserve"> </w:t>
        </w:r>
        <w:proofErr w:type="spellStart"/>
        <w:r w:rsidRPr="00201E73">
          <w:rPr>
            <w:i/>
            <w:iCs/>
          </w:rPr>
          <w:t>error</w:t>
        </w:r>
        <w:proofErr w:type="spellEnd"/>
        <w:r w:rsidRPr="00201E73">
          <w:t xml:space="preserve">). Verifica-se que esta função não é negativa uma vez que cada termo da soma também não o é. Nota-se que </w:t>
        </w:r>
      </w:ins>
      <m:oMath>
        <m:r>
          <w:ins w:id="1243" w:author="Sergio Di Fiore" w:date="2021-09-05T10:26:00Z">
            <w:rPr>
              <w:rFonts w:ascii="Cambria Math" w:hAnsi="Cambria Math"/>
            </w:rPr>
            <m:t>C(w, b)</m:t>
          </w:ins>
        </m:r>
      </m:oMath>
      <w:ins w:id="1244" w:author="Sergio Di Fiore" w:date="2021-09-05T10:26:00Z">
        <w:r w:rsidRPr="00201E73">
          <w:t xml:space="preserve"> torna-se menor, isto é, </w:t>
        </w:r>
      </w:ins>
      <m:oMath>
        <m:r>
          <w:ins w:id="1245" w:author="Sergio Di Fiore" w:date="2021-09-05T10:26:00Z">
            <w:rPr>
              <w:rFonts w:ascii="Cambria Math" w:hAnsi="Cambria Math"/>
            </w:rPr>
            <m:t>C(w, b)≈0</m:t>
          </w:ins>
        </m:r>
      </m:oMath>
      <w:ins w:id="1246" w:author="Sergio Di Fiore" w:date="2021-09-05T10:26:00Z">
        <w:r w:rsidRPr="00201E73">
          <w:t xml:space="preserve">, quando y(x) é de forma aproximada igual à saída, a, para todas as entradas de treino x. Depreende-se que o algoritmo é eficiente quando encontra pesos e </w:t>
        </w:r>
        <w:r w:rsidRPr="00201E73">
          <w:rPr>
            <w:iCs/>
          </w:rPr>
          <w:t>tendência</w:t>
        </w:r>
        <w:r w:rsidRPr="00201E73">
          <w:t xml:space="preserve"> de tal forma que </w:t>
        </w:r>
      </w:ins>
      <m:oMath>
        <m:r>
          <w:ins w:id="1247" w:author="Sergio Di Fiore" w:date="2021-09-05T10:26:00Z">
            <w:rPr>
              <w:rFonts w:ascii="Cambria Math" w:hAnsi="Cambria Math"/>
            </w:rPr>
            <m:t>C(w, b)≈0</m:t>
          </w:ins>
        </m:r>
      </m:oMath>
      <w:ins w:id="1248" w:author="Sergio Di Fiore" w:date="2021-09-05T10:26:00Z">
        <w:r w:rsidRPr="00201E73">
          <w:t xml:space="preserve">. Já, se esse valor for alto, entende-se que </w:t>
        </w:r>
        <w:r w:rsidRPr="00201E73">
          <w:rPr>
            <w:rFonts w:ascii="Cambria Math" w:hAnsi="Cambria Math"/>
          </w:rPr>
          <w:t>y(x)</w:t>
        </w:r>
        <w:r w:rsidRPr="00201E73">
          <w:t xml:space="preserve"> não se aproxima da saída para muitos dos valores da entrada. O objetivo é então minimizar a função custo, sendo está uma função de pesos e </w:t>
        </w:r>
        <w:r w:rsidRPr="00201E73">
          <w:rPr>
            <w:iCs/>
          </w:rPr>
          <w:t>tendência</w:t>
        </w:r>
        <w:r w:rsidRPr="00201E73">
          <w:t>. Para fazê-lo, será utilizado o algoritmo conhecido como método do gradiente</w:t>
        </w:r>
      </w:ins>
      <w:ins w:id="1249" w:author="Sergio Di Fiore" w:date="2021-09-05T16:40:00Z">
        <w:r w:rsidR="00EC0B6A" w:rsidRPr="00201E73">
          <w:t xml:space="preserve"> </w:t>
        </w:r>
      </w:ins>
      <w:ins w:id="1250" w:author="Sergio Di Fiore" w:date="2021-09-05T16:41:00Z">
        <w:r w:rsidR="004E15BF" w:rsidRPr="00CA58E6">
          <w:rPr>
            <w:rPrChange w:id="1251" w:author="Sergio Di Fiore" w:date="2021-09-05T17:01:00Z">
              <w:rPr>
                <w:noProof/>
              </w:rPr>
            </w:rPrChange>
          </w:rPr>
          <w:t>(GOODFELLOW, 2016)</w:t>
        </w:r>
      </w:ins>
      <w:ins w:id="1252" w:author="Sergio Di Fiore" w:date="2021-09-05T10:26:00Z">
        <w:r w:rsidRPr="00201E73">
          <w:t>.</w:t>
        </w:r>
      </w:ins>
    </w:p>
    <w:p w14:paraId="1D8300C1" w14:textId="2821196E" w:rsidR="00145328" w:rsidRPr="00201E73" w:rsidRDefault="00145328" w:rsidP="00145328">
      <w:pPr>
        <w:spacing w:after="0"/>
        <w:ind w:firstLine="0"/>
        <w:jc w:val="center"/>
        <w:rPr>
          <w:ins w:id="1253" w:author="Sergio Di Fiore" w:date="2021-09-05T10:26:00Z"/>
          <w:rFonts w:cs="Times New Roman"/>
          <w:b/>
          <w:szCs w:val="24"/>
        </w:rPr>
      </w:pPr>
      <w:ins w:id="1254" w:author="Sergio Di Fiore" w:date="2021-09-05T10:26:00Z">
        <w:r w:rsidRPr="00201E73">
          <w:rPr>
            <w:rFonts w:cs="Times New Roman"/>
            <w:b/>
            <w:szCs w:val="24"/>
          </w:rPr>
          <w:t xml:space="preserve">5.2 </w:t>
        </w:r>
        <w:r w:rsidR="003E2D79" w:rsidRPr="00201E73">
          <w:rPr>
            <w:rFonts w:cs="Times New Roman"/>
            <w:b/>
            <w:szCs w:val="24"/>
          </w:rPr>
          <w:t>O ALGORITMO DO MÉTODO DO GRADIENTE</w:t>
        </w:r>
      </w:ins>
    </w:p>
    <w:p w14:paraId="29245A9D" w14:textId="0FA6A6F9" w:rsidR="00CB621A" w:rsidRPr="00201E73" w:rsidRDefault="00916DED" w:rsidP="00CB621A">
      <w:pPr>
        <w:rPr>
          <w:ins w:id="1255" w:author="Sergio Di Fiore" w:date="2021-09-05T10:28:00Z"/>
        </w:rPr>
      </w:pPr>
      <w:ins w:id="1256" w:author="Sergio Di Fiore" w:date="2021-09-05T16:44:00Z">
        <w:r w:rsidRPr="00201E73">
          <w:t>O</w:t>
        </w:r>
      </w:ins>
      <w:ins w:id="1257" w:author="Sergio Di Fiore" w:date="2021-09-05T10:27:00Z">
        <w:r w:rsidR="00CB621A" w:rsidRPr="00201E73">
          <w:t xml:space="preserve"> objetivo imediato ao treinar uma rede neural é encontrar valores para pesos e </w:t>
        </w:r>
        <w:r w:rsidR="00CB621A" w:rsidRPr="00201E73">
          <w:rPr>
            <w:iCs/>
          </w:rPr>
          <w:t>tendência</w:t>
        </w:r>
        <w:r w:rsidR="00CB621A" w:rsidRPr="00201E73">
          <w:rPr>
            <w:i/>
            <w:iCs/>
          </w:rPr>
          <w:t xml:space="preserve"> </w:t>
        </w:r>
        <w:r w:rsidR="00CB621A" w:rsidRPr="00201E73">
          <w:t xml:space="preserve">que minimizem a função quadrática do custo </w:t>
        </w:r>
      </w:ins>
      <m:oMath>
        <m:r>
          <w:ins w:id="1258" w:author="Sergio Di Fiore" w:date="2021-09-05T10:27:00Z">
            <w:rPr>
              <w:rFonts w:ascii="Cambria Math" w:hAnsi="Cambria Math"/>
            </w:rPr>
            <m:t>C(w, b)</m:t>
          </w:ins>
        </m:r>
      </m:oMath>
      <w:ins w:id="1259" w:author="Sergio Di Fiore" w:date="2021-09-05T10:27:00Z">
        <w:r w:rsidR="00CB621A" w:rsidRPr="00201E73">
          <w:t xml:space="preserve">. Assim, deseja-se minimizar uma função </w:t>
        </w:r>
      </w:ins>
      <m:oMath>
        <m:r>
          <w:ins w:id="1260" w:author="Sergio Di Fiore" w:date="2021-09-05T10:27:00Z">
            <w:rPr>
              <w:rFonts w:ascii="Cambria Math" w:hAnsi="Cambria Math"/>
            </w:rPr>
            <m:t>C(v)</m:t>
          </w:ins>
        </m:r>
      </m:oMath>
      <w:ins w:id="1261" w:author="Sergio Di Fiore" w:date="2021-09-05T10:27:00Z">
        <w:r w:rsidR="00CB621A" w:rsidRPr="00201E73">
          <w:t xml:space="preserve">, que pode ser qualquer função de valor real com múltiplas variáveis </w:t>
        </w:r>
        <w:r w:rsidR="00CB621A" w:rsidRPr="00201E73">
          <w:rPr>
            <w:rFonts w:ascii="Cambria Math" w:hAnsi="Cambria Math"/>
          </w:rPr>
          <w:t>v = v</w:t>
        </w:r>
        <w:r w:rsidR="00CB621A" w:rsidRPr="00201E73">
          <w:rPr>
            <w:rFonts w:ascii="Cambria Math" w:hAnsi="Cambria Math"/>
            <w:vertAlign w:val="subscript"/>
          </w:rPr>
          <w:t>1</w:t>
        </w:r>
        <w:r w:rsidR="00CB621A" w:rsidRPr="00201E73">
          <w:rPr>
            <w:rFonts w:ascii="Cambria Math" w:hAnsi="Cambria Math"/>
          </w:rPr>
          <w:t>, v</w:t>
        </w:r>
        <w:r w:rsidR="00CB621A" w:rsidRPr="00201E73">
          <w:rPr>
            <w:rFonts w:ascii="Cambria Math" w:hAnsi="Cambria Math"/>
            <w:vertAlign w:val="subscript"/>
          </w:rPr>
          <w:t>2</w:t>
        </w:r>
        <w:r w:rsidR="00CB621A" w:rsidRPr="00201E73">
          <w:rPr>
            <w:rFonts w:ascii="Cambria Math" w:hAnsi="Cambria Math"/>
          </w:rPr>
          <w:t xml:space="preserve">, ..., </w:t>
        </w:r>
        <w:proofErr w:type="spellStart"/>
        <w:r w:rsidR="00CB621A" w:rsidRPr="00201E73">
          <w:rPr>
            <w:rFonts w:ascii="Cambria Math" w:hAnsi="Cambria Math"/>
          </w:rPr>
          <w:t>v</w:t>
        </w:r>
        <w:r w:rsidR="00CB621A" w:rsidRPr="00201E73">
          <w:rPr>
            <w:rFonts w:ascii="Cambria Math" w:hAnsi="Cambria Math"/>
            <w:vertAlign w:val="subscript"/>
          </w:rPr>
          <w:t>n</w:t>
        </w:r>
        <w:proofErr w:type="spellEnd"/>
        <w:r w:rsidR="00CB621A" w:rsidRPr="00201E73">
          <w:t xml:space="preserve">. Para fazê-lo é útil o exercício mental de se imaginar </w:t>
        </w:r>
      </w:ins>
      <m:oMath>
        <m:r>
          <w:ins w:id="1262" w:author="Sergio Di Fiore" w:date="2021-09-05T10:27:00Z">
            <w:rPr>
              <w:rFonts w:ascii="Cambria Math" w:hAnsi="Cambria Math"/>
            </w:rPr>
            <m:t>C</m:t>
          </w:ins>
        </m:r>
      </m:oMath>
      <w:ins w:id="1263" w:author="Sergio Di Fiore" w:date="2021-09-05T10:27:00Z">
        <w:r w:rsidR="00CB621A" w:rsidRPr="00201E73">
          <w:t xml:space="preserve"> como uma função de somente duas variáveis, </w:t>
        </w:r>
        <w:r w:rsidR="00CB621A" w:rsidRPr="00201E73">
          <w:rPr>
            <w:rFonts w:ascii="Cambria Math" w:hAnsi="Cambria Math"/>
          </w:rPr>
          <w:t>v</w:t>
        </w:r>
        <w:r w:rsidR="00CB621A" w:rsidRPr="00201E73">
          <w:rPr>
            <w:rFonts w:ascii="Cambria Math" w:hAnsi="Cambria Math"/>
            <w:vertAlign w:val="subscript"/>
          </w:rPr>
          <w:t>1</w:t>
        </w:r>
        <w:r w:rsidR="00CB621A" w:rsidRPr="00201E73">
          <w:t xml:space="preserve"> e </w:t>
        </w:r>
        <w:r w:rsidR="00CB621A" w:rsidRPr="00201E73">
          <w:rPr>
            <w:rFonts w:ascii="Cambria Math" w:hAnsi="Cambria Math"/>
          </w:rPr>
          <w:t>v</w:t>
        </w:r>
        <w:r w:rsidR="00CB621A" w:rsidRPr="00201E73">
          <w:rPr>
            <w:rFonts w:ascii="Cambria Math" w:hAnsi="Cambria Math"/>
            <w:vertAlign w:val="subscript"/>
          </w:rPr>
          <w:t>2</w:t>
        </w:r>
        <w:r w:rsidR="00CB621A" w:rsidRPr="00201E73">
          <w:t xml:space="preserve"> que pode ser facilmente representada graficamente como na figura </w:t>
        </w:r>
      </w:ins>
      <w:ins w:id="1264" w:author="Sergio Di Fiore" w:date="2021-09-05T10:28:00Z">
        <w:r w:rsidR="00C13ECD" w:rsidRPr="00201E73">
          <w:t>8</w:t>
        </w:r>
      </w:ins>
      <w:ins w:id="1265" w:author="Sergio Di Fiore" w:date="2021-09-05T10:27:00Z">
        <w:r w:rsidR="00CB621A" w:rsidRPr="00201E73">
          <w:t>:</w:t>
        </w:r>
      </w:ins>
    </w:p>
    <w:p w14:paraId="4302FAA4" w14:textId="149468AE" w:rsidR="00C13ECD" w:rsidRPr="009C7944" w:rsidRDefault="00C13ECD">
      <w:pPr>
        <w:pStyle w:val="Legenda"/>
        <w:keepNext/>
        <w:jc w:val="center"/>
        <w:rPr>
          <w:ins w:id="1266" w:author="Sergio Di Fiore" w:date="2021-09-05T10:28:00Z"/>
        </w:rPr>
        <w:pPrChange w:id="1267" w:author="Sergio Di Fiore" w:date="2021-09-05T10:28:00Z">
          <w:pPr>
            <w:pStyle w:val="Legenda"/>
          </w:pPr>
        </w:pPrChange>
      </w:pPr>
      <w:ins w:id="1268" w:author="Sergio Di Fiore" w:date="2021-09-05T10:28:00Z">
        <w:r w:rsidRPr="00201E73">
          <w:t xml:space="preserve">Figura </w:t>
        </w:r>
        <w:r w:rsidRPr="001F752C">
          <w:fldChar w:fldCharType="begin"/>
        </w:r>
        <w:r w:rsidRPr="00201E73">
          <w:instrText xml:space="preserve"> SEQ Figura \* ARABIC </w:instrText>
        </w:r>
      </w:ins>
      <w:r w:rsidRPr="001F752C">
        <w:fldChar w:fldCharType="separate"/>
      </w:r>
      <w:ins w:id="1269" w:author="Sergio Di Fiore" w:date="2021-09-05T17:25:00Z">
        <w:r w:rsidR="00201E73">
          <w:rPr>
            <w:noProof/>
          </w:rPr>
          <w:t>8</w:t>
        </w:r>
      </w:ins>
      <w:ins w:id="1270" w:author="Sergio Di Fiore" w:date="2021-09-05T10:28:00Z">
        <w:r w:rsidRPr="001F752C">
          <w:fldChar w:fldCharType="end"/>
        </w:r>
        <w:r w:rsidRPr="009D51D6">
          <w:t>. Função de duas variáveis v</w:t>
        </w:r>
        <w:r w:rsidRPr="001F752C">
          <w:rPr>
            <w:vertAlign w:val="subscript"/>
          </w:rPr>
          <w:t>i</w:t>
        </w:r>
        <w:r w:rsidRPr="001F752C">
          <w:t xml:space="preserve"> e v</w:t>
        </w:r>
        <w:r w:rsidRPr="001F752C">
          <w:rPr>
            <w:vertAlign w:val="subscript"/>
          </w:rPr>
          <w:t>2</w:t>
        </w:r>
      </w:ins>
    </w:p>
    <w:p w14:paraId="3EC51C84" w14:textId="7AA6DA3F" w:rsidR="00C235AF" w:rsidRPr="00CA58E6" w:rsidRDefault="00C13ECD">
      <w:pPr>
        <w:ind w:firstLine="0"/>
        <w:jc w:val="center"/>
        <w:rPr>
          <w:ins w:id="1271" w:author="Sergio Di Fiore" w:date="2021-09-05T10:25:00Z"/>
          <w:bCs/>
          <w:rPrChange w:id="1272" w:author="Sergio Di Fiore" w:date="2021-09-05T17:01:00Z">
            <w:rPr>
              <w:ins w:id="1273" w:author="Sergio Di Fiore" w:date="2021-09-05T10:25:00Z"/>
            </w:rPr>
          </w:rPrChange>
        </w:rPr>
        <w:pPrChange w:id="1274" w:author="Sergio Di Fiore" w:date="2021-09-05T10:28:00Z">
          <w:pPr>
            <w:pStyle w:val="PargrafodaLista"/>
          </w:pPr>
        </w:pPrChange>
      </w:pPr>
      <w:ins w:id="1275" w:author="Sergio Di Fiore" w:date="2021-09-05T10:28:00Z">
        <w:r w:rsidRPr="00CA58E6">
          <w:rPr>
            <w:noProof/>
            <w:rPrChange w:id="1276" w:author="Sergio Di Fiore" w:date="2021-09-05T17:01:00Z">
              <w:rPr>
                <w:noProof/>
              </w:rPr>
            </w:rPrChange>
          </w:rPr>
          <w:drawing>
            <wp:inline distT="0" distB="0" distL="0" distR="0" wp14:anchorId="6E0F89C3" wp14:editId="4C28C41E">
              <wp:extent cx="3261184" cy="2666545"/>
              <wp:effectExtent l="0" t="0" r="0" b="635"/>
              <wp:docPr id="20" name="Imagem 20" descr="Gráfico, Gráfico de superfíci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Gráfico, Gráfico de superfície&#10;&#10;Descrição gerada automaticamente"/>
                      <pic:cNvPicPr/>
                    </pic:nvPicPr>
                    <pic:blipFill rotWithShape="1">
                      <a:blip r:embed="rId23"/>
                      <a:srcRect l="3933" t="2684" r="1271" b="1283"/>
                      <a:stretch/>
                    </pic:blipFill>
                    <pic:spPr bwMode="auto">
                      <a:xfrm>
                        <a:off x="0" y="0"/>
                        <a:ext cx="3266916" cy="2671232"/>
                      </a:xfrm>
                      <a:prstGeom prst="rect">
                        <a:avLst/>
                      </a:prstGeom>
                      <a:ln>
                        <a:noFill/>
                      </a:ln>
                      <a:extLst>
                        <a:ext uri="{53640926-AAD7-44D8-BBD7-CCE9431645EC}">
                          <a14:shadowObscured xmlns:a14="http://schemas.microsoft.com/office/drawing/2010/main"/>
                        </a:ext>
                      </a:extLst>
                    </pic:spPr>
                  </pic:pic>
                </a:graphicData>
              </a:graphic>
            </wp:inline>
          </w:drawing>
        </w:r>
      </w:ins>
    </w:p>
    <w:p w14:paraId="2C00018A" w14:textId="7A7D2C97" w:rsidR="00D07D81" w:rsidRPr="00201E73" w:rsidRDefault="00D07D81" w:rsidP="00D07D81">
      <w:pPr>
        <w:rPr>
          <w:ins w:id="1277" w:author="Sergio Di Fiore" w:date="2021-09-05T10:30:00Z"/>
        </w:rPr>
      </w:pPr>
      <w:ins w:id="1278" w:author="Sergio Di Fiore" w:date="2021-09-05T10:29:00Z">
        <w:r w:rsidRPr="00201E73">
          <w:t xml:space="preserve">Inicia-se encontrando uma forma de escolher </w:t>
        </w:r>
      </w:ins>
      <m:oMath>
        <m:r>
          <w:ins w:id="1279" w:author="Sergio Di Fiore" w:date="2021-09-05T10:29:00Z">
            <w:rPr>
              <w:rFonts w:ascii="Cambria Math" w:hAnsi="Cambria Math"/>
            </w:rPr>
            <m:t>∆v</m:t>
          </w:ins>
        </m:r>
      </m:oMath>
      <w:ins w:id="1280" w:author="Sergio Di Fiore" w:date="2021-09-05T10:29:00Z">
        <w:r w:rsidRPr="00201E73">
          <w:rPr>
            <w:vertAlign w:val="subscript"/>
          </w:rPr>
          <w:t>1</w:t>
        </w:r>
        <w:r w:rsidRPr="00201E73">
          <w:t xml:space="preserve"> e </w:t>
        </w:r>
      </w:ins>
      <m:oMath>
        <m:r>
          <w:ins w:id="1281" w:author="Sergio Di Fiore" w:date="2021-09-05T10:29:00Z">
            <w:rPr>
              <w:rFonts w:ascii="Cambria Math" w:hAnsi="Cambria Math"/>
            </w:rPr>
            <m:t>∆v</m:t>
          </w:ins>
        </m:r>
      </m:oMath>
      <w:ins w:id="1282" w:author="Sergio Di Fiore" w:date="2021-09-05T10:29:00Z">
        <w:r w:rsidRPr="00201E73">
          <w:rPr>
            <w:vertAlign w:val="subscript"/>
          </w:rPr>
          <w:t>2</w:t>
        </w:r>
        <w:r w:rsidRPr="00201E73">
          <w:t xml:space="preserve"> de forma a fazer </w:t>
        </w:r>
      </w:ins>
      <m:oMath>
        <m:r>
          <w:ins w:id="1283" w:author="Sergio Di Fiore" w:date="2021-09-05T10:29:00Z">
            <w:rPr>
              <w:rFonts w:ascii="Cambria Math" w:hAnsi="Cambria Math"/>
            </w:rPr>
            <m:t>∆C</m:t>
          </w:ins>
        </m:r>
      </m:oMath>
      <w:ins w:id="1284" w:author="Sergio Di Fiore" w:date="2021-09-05T10:29:00Z">
        <w:r w:rsidRPr="00201E73">
          <w:t xml:space="preserve"> negativo, ou seja, em direção e sentido como se “descesse” o gráfico da função. Para facilitar define-se </w:t>
        </w:r>
      </w:ins>
      <m:oMath>
        <m:r>
          <w:ins w:id="1285" w:author="Sergio Di Fiore" w:date="2021-09-05T10:29:00Z">
            <w:rPr>
              <w:rFonts w:ascii="Cambria Math" w:hAnsi="Cambria Math"/>
            </w:rPr>
            <m:t>∆v</m:t>
          </w:ins>
        </m:r>
      </m:oMath>
      <w:ins w:id="1286" w:author="Sergio Di Fiore" w:date="2021-09-05T10:29:00Z">
        <w:r w:rsidRPr="00201E73">
          <w:t xml:space="preserve"> como um vetor de mudança em v, </w:t>
        </w:r>
      </w:ins>
      <m:oMath>
        <m:r>
          <w:ins w:id="1287" w:author="Sergio Di Fiore" w:date="2021-09-05T10:29:00Z">
            <w:rPr>
              <w:rFonts w:ascii="Cambria Math" w:hAnsi="Cambria Math"/>
            </w:rPr>
            <m:t>∆v≡(∆v</m:t>
          </w:ins>
        </m:r>
      </m:oMath>
      <w:ins w:id="1288" w:author="Sergio Di Fiore" w:date="2021-09-05T10:29:00Z">
        <w:r w:rsidRPr="00201E73">
          <w:rPr>
            <w:vertAlign w:val="subscript"/>
          </w:rPr>
          <w:t xml:space="preserve">1, </w:t>
        </w:r>
      </w:ins>
      <m:oMath>
        <m:r>
          <w:ins w:id="1289" w:author="Sergio Di Fiore" w:date="2021-09-05T10:29:00Z">
            <w:rPr>
              <w:rFonts w:ascii="Cambria Math" w:hAnsi="Cambria Math"/>
            </w:rPr>
            <m:t>∆v</m:t>
          </w:ins>
        </m:r>
      </m:oMath>
      <w:ins w:id="1290" w:author="Sergio Di Fiore" w:date="2021-09-05T10:29:00Z">
        <w:r w:rsidRPr="00201E73">
          <w:rPr>
            <w:vertAlign w:val="subscript"/>
          </w:rPr>
          <w:t>2</w:t>
        </w:r>
        <w:r w:rsidRPr="00201E73">
          <w:t>)</w:t>
        </w:r>
        <w:r w:rsidRPr="00201E73">
          <w:rPr>
            <w:i/>
            <w:iCs/>
            <w:vertAlign w:val="superscript"/>
          </w:rPr>
          <w:t>T</w:t>
        </w:r>
        <w:r w:rsidRPr="00201E73">
          <w:t xml:space="preserve">, onde </w:t>
        </w:r>
        <w:r w:rsidRPr="00201E73">
          <w:rPr>
            <w:i/>
            <w:iCs/>
          </w:rPr>
          <w:t>T</w:t>
        </w:r>
        <w:r w:rsidRPr="00201E73">
          <w:t xml:space="preserve"> novamente é a operação de transposição. Define-se também o gradiente de C como sendo o vetor das derivadas parciais </w:t>
        </w:r>
      </w:ins>
      <m:oMath>
        <m:sSup>
          <m:sSupPr>
            <m:ctrlPr>
              <w:ins w:id="1291" w:author="Sergio Di Fiore" w:date="2021-09-05T10:29:00Z">
                <w:rPr>
                  <w:rFonts w:ascii="Cambria Math" w:hAnsi="Cambria Math"/>
                  <w:i/>
                </w:rPr>
              </w:ins>
            </m:ctrlPr>
          </m:sSupPr>
          <m:e>
            <m:d>
              <m:dPr>
                <m:ctrlPr>
                  <w:ins w:id="1292" w:author="Sergio Di Fiore" w:date="2021-09-05T10:29:00Z">
                    <w:rPr>
                      <w:rFonts w:ascii="Cambria Math" w:hAnsi="Cambria Math"/>
                      <w:i/>
                    </w:rPr>
                  </w:ins>
                </m:ctrlPr>
              </m:dPr>
              <m:e>
                <m:f>
                  <m:fPr>
                    <m:ctrlPr>
                      <w:ins w:id="1293" w:author="Sergio Di Fiore" w:date="2021-09-05T10:29:00Z">
                        <w:rPr>
                          <w:rFonts w:ascii="Cambria Math" w:hAnsi="Cambria Math"/>
                          <w:i/>
                        </w:rPr>
                      </w:ins>
                    </m:ctrlPr>
                  </m:fPr>
                  <m:num>
                    <m:r>
                      <w:ins w:id="1294" w:author="Sergio Di Fiore" w:date="2021-09-05T10:29:00Z">
                        <w:rPr>
                          <w:rFonts w:ascii="Cambria Math" w:hAnsi="Cambria Math"/>
                        </w:rPr>
                        <m:t>∂C</m:t>
                      </w:ins>
                    </m:r>
                  </m:num>
                  <m:den>
                    <m:r>
                      <w:ins w:id="1295" w:author="Sergio Di Fiore" w:date="2021-09-05T10:29:00Z">
                        <w:rPr>
                          <w:rFonts w:ascii="Cambria Math" w:hAnsi="Cambria Math"/>
                        </w:rPr>
                        <m:t>∂</m:t>
                      </w:ins>
                    </m:r>
                    <m:sSub>
                      <m:sSubPr>
                        <m:ctrlPr>
                          <w:ins w:id="1296" w:author="Sergio Di Fiore" w:date="2021-09-05T10:29:00Z">
                            <w:rPr>
                              <w:rFonts w:ascii="Cambria Math" w:hAnsi="Cambria Math"/>
                              <w:i/>
                            </w:rPr>
                          </w:ins>
                        </m:ctrlPr>
                      </m:sSubPr>
                      <m:e>
                        <m:r>
                          <w:ins w:id="1297" w:author="Sergio Di Fiore" w:date="2021-09-05T10:29:00Z">
                            <w:rPr>
                              <w:rFonts w:ascii="Cambria Math" w:hAnsi="Cambria Math"/>
                            </w:rPr>
                            <m:t>v</m:t>
                          </w:ins>
                        </m:r>
                      </m:e>
                      <m:sub>
                        <m:r>
                          <w:ins w:id="1298" w:author="Sergio Di Fiore" w:date="2021-09-05T10:29:00Z">
                            <w:rPr>
                              <w:rFonts w:ascii="Cambria Math" w:hAnsi="Cambria Math"/>
                            </w:rPr>
                            <m:t>1</m:t>
                          </w:ins>
                        </m:r>
                      </m:sub>
                    </m:sSub>
                  </m:den>
                </m:f>
                <m:r>
                  <w:ins w:id="1299" w:author="Sergio Di Fiore" w:date="2021-09-05T10:29:00Z">
                    <w:rPr>
                      <w:rFonts w:ascii="Cambria Math" w:hAnsi="Cambria Math"/>
                    </w:rPr>
                    <m:t>,</m:t>
                  </w:ins>
                </m:r>
                <m:f>
                  <m:fPr>
                    <m:ctrlPr>
                      <w:ins w:id="1300" w:author="Sergio Di Fiore" w:date="2021-09-05T10:29:00Z">
                        <w:rPr>
                          <w:rFonts w:ascii="Cambria Math" w:hAnsi="Cambria Math"/>
                          <w:i/>
                        </w:rPr>
                      </w:ins>
                    </m:ctrlPr>
                  </m:fPr>
                  <m:num>
                    <m:r>
                      <w:ins w:id="1301" w:author="Sergio Di Fiore" w:date="2021-09-05T10:29:00Z">
                        <w:rPr>
                          <w:rFonts w:ascii="Cambria Math" w:hAnsi="Cambria Math"/>
                        </w:rPr>
                        <m:t>∂C</m:t>
                      </w:ins>
                    </m:r>
                  </m:num>
                  <m:den>
                    <m:r>
                      <w:ins w:id="1302" w:author="Sergio Di Fiore" w:date="2021-09-05T10:29:00Z">
                        <w:rPr>
                          <w:rFonts w:ascii="Cambria Math" w:hAnsi="Cambria Math"/>
                        </w:rPr>
                        <m:t>∂</m:t>
                      </w:ins>
                    </m:r>
                    <m:sSub>
                      <m:sSubPr>
                        <m:ctrlPr>
                          <w:ins w:id="1303" w:author="Sergio Di Fiore" w:date="2021-09-05T10:29:00Z">
                            <w:rPr>
                              <w:rFonts w:ascii="Cambria Math" w:hAnsi="Cambria Math"/>
                              <w:i/>
                            </w:rPr>
                          </w:ins>
                        </m:ctrlPr>
                      </m:sSubPr>
                      <m:e>
                        <m:r>
                          <w:ins w:id="1304" w:author="Sergio Di Fiore" w:date="2021-09-05T10:29:00Z">
                            <w:rPr>
                              <w:rFonts w:ascii="Cambria Math" w:hAnsi="Cambria Math"/>
                            </w:rPr>
                            <m:t>v</m:t>
                          </w:ins>
                        </m:r>
                      </m:e>
                      <m:sub>
                        <m:r>
                          <w:ins w:id="1305" w:author="Sergio Di Fiore" w:date="2021-09-05T10:29:00Z">
                            <w:rPr>
                              <w:rFonts w:ascii="Cambria Math" w:hAnsi="Cambria Math"/>
                            </w:rPr>
                            <m:t>2</m:t>
                          </w:ins>
                        </m:r>
                      </m:sub>
                    </m:sSub>
                  </m:den>
                </m:f>
              </m:e>
            </m:d>
          </m:e>
          <m:sup>
            <m:r>
              <w:ins w:id="1306" w:author="Sergio Di Fiore" w:date="2021-09-05T10:29:00Z">
                <w:rPr>
                  <w:rFonts w:ascii="Cambria Math" w:hAnsi="Cambria Math"/>
                </w:rPr>
                <m:t>T</m:t>
              </w:ins>
            </m:r>
          </m:sup>
        </m:sSup>
      </m:oMath>
      <w:ins w:id="1307" w:author="Sergio Di Fiore" w:date="2021-09-05T10:29:00Z">
        <w:r w:rsidRPr="009D51D6">
          <w:t>. O vetor gradiente é representado por</w:t>
        </w:r>
        <w:r w:rsidRPr="001F752C">
          <w:t xml:space="preserve"> </w:t>
        </w:r>
      </w:ins>
      <m:oMath>
        <m:r>
          <w:ins w:id="1308" w:author="Sergio Di Fiore" w:date="2021-09-05T10:29:00Z">
            <m:rPr>
              <m:sty m:val="p"/>
            </m:rPr>
            <w:rPr>
              <w:rFonts w:ascii="Cambria Math" w:hAnsi="Cambria Math"/>
            </w:rPr>
            <m:t>∇</m:t>
          </w:ins>
        </m:r>
        <m:r>
          <w:ins w:id="1309" w:author="Sergio Di Fiore" w:date="2021-09-05T10:29:00Z">
            <w:rPr>
              <w:rFonts w:ascii="Cambria Math" w:hAnsi="Cambria Math"/>
            </w:rPr>
            <m:t>C</m:t>
          </w:ins>
        </m:r>
      </m:oMath>
      <w:ins w:id="1310" w:author="Sergio Di Fiore" w:date="2021-09-05T10:29:00Z">
        <w:r w:rsidRPr="009C7944">
          <w:t xml:space="preserve">, desta forma tendo a equação </w:t>
        </w:r>
      </w:ins>
      <w:ins w:id="1311" w:author="Sergio Di Fiore" w:date="2021-09-05T10:31:00Z">
        <w:r w:rsidR="00333125" w:rsidRPr="009C7944">
          <w:t>6</w:t>
        </w:r>
      </w:ins>
      <w:ins w:id="1312" w:author="Sergio Di Fiore" w:date="2021-09-05T10:29:00Z">
        <w:r w:rsidRPr="009C7944">
          <w:t>:</w:t>
        </w:r>
      </w:ins>
    </w:p>
    <w:p w14:paraId="2D7D27E4" w14:textId="550640ED" w:rsidR="00164F2A" w:rsidRPr="00201E73" w:rsidRDefault="00164F2A" w:rsidP="00164F2A">
      <w:pPr>
        <w:pStyle w:val="Legenda"/>
        <w:jc w:val="center"/>
        <w:rPr>
          <w:ins w:id="1313" w:author="Sergio Di Fiore" w:date="2021-09-05T10:30:00Z"/>
        </w:rPr>
      </w:pPr>
      <w:ins w:id="1314" w:author="Sergio Di Fiore" w:date="2021-09-05T10:30:00Z">
        <w:r w:rsidRPr="00201E73">
          <w:t xml:space="preserve">Equação </w:t>
        </w:r>
      </w:ins>
      <w:ins w:id="1315" w:author="Sergio Di Fiore" w:date="2021-09-05T16:45:00Z">
        <w:r w:rsidR="00BE18BD" w:rsidRPr="00201E73">
          <w:t>9</w:t>
        </w:r>
      </w:ins>
      <w:ins w:id="1316" w:author="Sergio Di Fiore" w:date="2021-09-05T10:30:00Z">
        <w:r w:rsidRPr="00201E73">
          <w:t>. Vetor gradiente</w:t>
        </w:r>
      </w:ins>
    </w:p>
    <w:p w14:paraId="69B2CED6" w14:textId="77777777" w:rsidR="00164F2A" w:rsidRPr="009D51D6" w:rsidRDefault="00164F2A" w:rsidP="00164F2A">
      <w:pPr>
        <w:rPr>
          <w:ins w:id="1317" w:author="Sergio Di Fiore" w:date="2021-09-05T10:30:00Z"/>
          <w:rFonts w:ascii="Cambria Math" w:hAnsi="Cambria Math"/>
          <w:i/>
          <w:iCs/>
          <w:color w:val="333333"/>
          <w:szCs w:val="24"/>
          <w:shd w:val="clear" w:color="auto" w:fill="FFFFFF"/>
        </w:rPr>
      </w:pPr>
      <m:oMathPara>
        <m:oMathParaPr>
          <m:jc m:val="center"/>
        </m:oMathParaPr>
        <m:oMath>
          <m:r>
            <w:ins w:id="1318" w:author="Sergio Di Fiore" w:date="2021-09-05T10:30:00Z">
              <w:rPr>
                <w:rFonts w:ascii="Cambria Math" w:hAnsi="Cambria Math"/>
                <w:color w:val="333333"/>
                <w:szCs w:val="24"/>
                <w:shd w:val="clear" w:color="auto" w:fill="FFFFFF"/>
              </w:rPr>
              <m:t>∇C≡</m:t>
            </w:ins>
          </m:r>
          <m:sSup>
            <m:sSupPr>
              <m:ctrlPr>
                <w:ins w:id="1319" w:author="Sergio Di Fiore" w:date="2021-09-05T10:30:00Z">
                  <w:rPr>
                    <w:rFonts w:ascii="Cambria Math" w:hAnsi="Cambria Math"/>
                    <w:i/>
                    <w:iCs/>
                    <w:color w:val="333333"/>
                    <w:szCs w:val="24"/>
                    <w:shd w:val="clear" w:color="auto" w:fill="FFFFFF"/>
                  </w:rPr>
                </w:ins>
              </m:ctrlPr>
            </m:sSupPr>
            <m:e>
              <m:d>
                <m:dPr>
                  <m:ctrlPr>
                    <w:ins w:id="1320" w:author="Sergio Di Fiore" w:date="2021-09-05T10:30:00Z">
                      <w:rPr>
                        <w:rFonts w:ascii="Cambria Math" w:hAnsi="Cambria Math"/>
                        <w:i/>
                        <w:iCs/>
                        <w:color w:val="333333"/>
                        <w:szCs w:val="24"/>
                        <w:shd w:val="clear" w:color="auto" w:fill="FFFFFF"/>
                      </w:rPr>
                    </w:ins>
                  </m:ctrlPr>
                </m:dPr>
                <m:e>
                  <m:f>
                    <m:fPr>
                      <m:ctrlPr>
                        <w:ins w:id="1321" w:author="Sergio Di Fiore" w:date="2021-09-05T10:30:00Z">
                          <w:rPr>
                            <w:rFonts w:ascii="Cambria Math" w:hAnsi="Cambria Math"/>
                            <w:i/>
                            <w:iCs/>
                            <w:color w:val="333333"/>
                            <w:szCs w:val="24"/>
                            <w:shd w:val="clear" w:color="auto" w:fill="FFFFFF"/>
                          </w:rPr>
                        </w:ins>
                      </m:ctrlPr>
                    </m:fPr>
                    <m:num>
                      <m:r>
                        <w:ins w:id="1322" w:author="Sergio Di Fiore" w:date="2021-09-05T10:30:00Z">
                          <w:rPr>
                            <w:rFonts w:ascii="Cambria Math" w:hAnsi="Cambria Math"/>
                            <w:color w:val="333333"/>
                            <w:szCs w:val="24"/>
                            <w:shd w:val="clear" w:color="auto" w:fill="FFFFFF"/>
                          </w:rPr>
                          <m:t>∂C</m:t>
                        </w:ins>
                      </m:r>
                    </m:num>
                    <m:den>
                      <m:r>
                        <w:ins w:id="1323" w:author="Sergio Di Fiore" w:date="2021-09-05T10:30:00Z">
                          <w:rPr>
                            <w:rFonts w:ascii="Cambria Math" w:hAnsi="Cambria Math"/>
                            <w:color w:val="333333"/>
                            <w:szCs w:val="24"/>
                            <w:shd w:val="clear" w:color="auto" w:fill="FFFFFF"/>
                          </w:rPr>
                          <m:t>∂</m:t>
                        </w:ins>
                      </m:r>
                      <m:sSub>
                        <m:sSubPr>
                          <m:ctrlPr>
                            <w:ins w:id="1324" w:author="Sergio Di Fiore" w:date="2021-09-05T10:30:00Z">
                              <w:rPr>
                                <w:rFonts w:ascii="Cambria Math" w:hAnsi="Cambria Math"/>
                                <w:i/>
                                <w:iCs/>
                                <w:color w:val="333333"/>
                                <w:szCs w:val="24"/>
                                <w:shd w:val="clear" w:color="auto" w:fill="FFFFFF"/>
                              </w:rPr>
                            </w:ins>
                          </m:ctrlPr>
                        </m:sSubPr>
                        <m:e>
                          <m:r>
                            <w:ins w:id="1325" w:author="Sergio Di Fiore" w:date="2021-09-05T10:30:00Z">
                              <w:rPr>
                                <w:rFonts w:ascii="Cambria Math" w:hAnsi="Cambria Math"/>
                                <w:color w:val="333333"/>
                                <w:szCs w:val="24"/>
                                <w:shd w:val="clear" w:color="auto" w:fill="FFFFFF"/>
                              </w:rPr>
                              <m:t>v</m:t>
                            </w:ins>
                          </m:r>
                        </m:e>
                        <m:sub>
                          <m:r>
                            <w:ins w:id="1326" w:author="Sergio Di Fiore" w:date="2021-09-05T10:30:00Z">
                              <w:rPr>
                                <w:rFonts w:ascii="Cambria Math" w:hAnsi="Cambria Math"/>
                                <w:color w:val="333333"/>
                                <w:szCs w:val="24"/>
                                <w:shd w:val="clear" w:color="auto" w:fill="FFFFFF"/>
                              </w:rPr>
                              <m:t>1</m:t>
                            </w:ins>
                          </m:r>
                        </m:sub>
                      </m:sSub>
                    </m:den>
                  </m:f>
                  <m:r>
                    <w:ins w:id="1327" w:author="Sergio Di Fiore" w:date="2021-09-05T10:30:00Z">
                      <w:rPr>
                        <w:rFonts w:ascii="Cambria Math" w:hAnsi="Cambria Math"/>
                        <w:color w:val="333333"/>
                        <w:szCs w:val="24"/>
                        <w:shd w:val="clear" w:color="auto" w:fill="FFFFFF"/>
                      </w:rPr>
                      <m:t>,</m:t>
                    </w:ins>
                  </m:r>
                  <m:f>
                    <m:fPr>
                      <m:ctrlPr>
                        <w:ins w:id="1328" w:author="Sergio Di Fiore" w:date="2021-09-05T10:30:00Z">
                          <w:rPr>
                            <w:rFonts w:ascii="Cambria Math" w:hAnsi="Cambria Math"/>
                            <w:i/>
                            <w:iCs/>
                            <w:color w:val="333333"/>
                            <w:szCs w:val="24"/>
                            <w:shd w:val="clear" w:color="auto" w:fill="FFFFFF"/>
                          </w:rPr>
                        </w:ins>
                      </m:ctrlPr>
                    </m:fPr>
                    <m:num>
                      <m:r>
                        <w:ins w:id="1329" w:author="Sergio Di Fiore" w:date="2021-09-05T10:30:00Z">
                          <w:rPr>
                            <w:rFonts w:ascii="Cambria Math" w:hAnsi="Cambria Math"/>
                            <w:color w:val="333333"/>
                            <w:szCs w:val="24"/>
                            <w:shd w:val="clear" w:color="auto" w:fill="FFFFFF"/>
                          </w:rPr>
                          <m:t>∂C</m:t>
                        </w:ins>
                      </m:r>
                    </m:num>
                    <m:den>
                      <m:r>
                        <w:ins w:id="1330" w:author="Sergio Di Fiore" w:date="2021-09-05T10:30:00Z">
                          <w:rPr>
                            <w:rFonts w:ascii="Cambria Math" w:hAnsi="Cambria Math"/>
                            <w:color w:val="333333"/>
                            <w:szCs w:val="24"/>
                            <w:shd w:val="clear" w:color="auto" w:fill="FFFFFF"/>
                          </w:rPr>
                          <m:t>∂</m:t>
                        </w:ins>
                      </m:r>
                      <m:sSub>
                        <m:sSubPr>
                          <m:ctrlPr>
                            <w:ins w:id="1331" w:author="Sergio Di Fiore" w:date="2021-09-05T10:30:00Z">
                              <w:rPr>
                                <w:rFonts w:ascii="Cambria Math" w:hAnsi="Cambria Math"/>
                                <w:i/>
                                <w:iCs/>
                                <w:color w:val="333333"/>
                                <w:szCs w:val="24"/>
                                <w:shd w:val="clear" w:color="auto" w:fill="FFFFFF"/>
                              </w:rPr>
                            </w:ins>
                          </m:ctrlPr>
                        </m:sSubPr>
                        <m:e>
                          <m:r>
                            <w:ins w:id="1332" w:author="Sergio Di Fiore" w:date="2021-09-05T10:30:00Z">
                              <w:rPr>
                                <w:rFonts w:ascii="Cambria Math" w:hAnsi="Cambria Math"/>
                                <w:color w:val="333333"/>
                                <w:szCs w:val="24"/>
                                <w:shd w:val="clear" w:color="auto" w:fill="FFFFFF"/>
                              </w:rPr>
                              <m:t>v</m:t>
                            </w:ins>
                          </m:r>
                        </m:e>
                        <m:sub>
                          <m:r>
                            <w:ins w:id="1333" w:author="Sergio Di Fiore" w:date="2021-09-05T10:30:00Z">
                              <w:rPr>
                                <w:rFonts w:ascii="Cambria Math" w:hAnsi="Cambria Math"/>
                                <w:color w:val="333333"/>
                                <w:szCs w:val="24"/>
                                <w:shd w:val="clear" w:color="auto" w:fill="FFFFFF"/>
                              </w:rPr>
                              <m:t>2</m:t>
                            </w:ins>
                          </m:r>
                        </m:sub>
                      </m:sSub>
                    </m:den>
                  </m:f>
                </m:e>
              </m:d>
            </m:e>
            <m:sup>
              <m:r>
                <w:ins w:id="1334" w:author="Sergio Di Fiore" w:date="2021-09-05T10:30:00Z">
                  <w:rPr>
                    <w:rFonts w:ascii="Cambria Math" w:hAnsi="Cambria Math"/>
                    <w:color w:val="333333"/>
                    <w:szCs w:val="24"/>
                    <w:shd w:val="clear" w:color="auto" w:fill="FFFFFF"/>
                  </w:rPr>
                  <m:t>T</m:t>
                </w:ins>
              </m:r>
            </m:sup>
          </m:sSup>
        </m:oMath>
      </m:oMathPara>
    </w:p>
    <w:p w14:paraId="1258641F" w14:textId="4A3D00E2" w:rsidR="00333125" w:rsidRPr="001F752C" w:rsidRDefault="00333125" w:rsidP="00333125">
      <w:pPr>
        <w:rPr>
          <w:ins w:id="1335" w:author="Sergio Di Fiore" w:date="2021-09-05T10:31:00Z"/>
          <w:rFonts w:eastAsia="Times New Roman"/>
        </w:rPr>
      </w:pPr>
      <w:ins w:id="1336" w:author="Sergio Di Fiore" w:date="2021-09-05T10:31:00Z">
        <w:r w:rsidRPr="001F752C">
          <w:rPr>
            <w:rFonts w:eastAsia="Times New Roman"/>
          </w:rPr>
          <w:t>Com essas definições pode também ser entendido:</w:t>
        </w:r>
      </w:ins>
    </w:p>
    <w:p w14:paraId="6405B8A6" w14:textId="5DCA5EE7" w:rsidR="00333125" w:rsidRPr="00201E73" w:rsidRDefault="00333125">
      <w:pPr>
        <w:pStyle w:val="Legenda"/>
        <w:jc w:val="center"/>
        <w:rPr>
          <w:ins w:id="1337" w:author="Sergio Di Fiore" w:date="2021-09-05T10:31:00Z"/>
        </w:rPr>
        <w:pPrChange w:id="1338" w:author="Sergio Di Fiore" w:date="2021-09-05T10:31:00Z">
          <w:pPr>
            <w:pStyle w:val="Legenda"/>
          </w:pPr>
        </w:pPrChange>
      </w:pPr>
      <w:bookmarkStart w:id="1339" w:name="_Toc80032301"/>
      <w:ins w:id="1340" w:author="Sergio Di Fiore" w:date="2021-09-05T10:31:00Z">
        <w:r w:rsidRPr="009C7944">
          <w:t xml:space="preserve">Equação </w:t>
        </w:r>
      </w:ins>
      <w:ins w:id="1341" w:author="Sergio Di Fiore" w:date="2021-09-05T16:46:00Z">
        <w:r w:rsidR="00BE18BD" w:rsidRPr="009C7944">
          <w:t>10</w:t>
        </w:r>
      </w:ins>
      <w:ins w:id="1342" w:author="Sergio Di Fiore" w:date="2021-09-05T10:31:00Z">
        <w:r w:rsidRPr="009C7944">
          <w:t xml:space="preserve">. </w:t>
        </w:r>
      </w:ins>
      <m:oMath>
        <m:r>
          <w:ins w:id="1343" w:author="Sergio Di Fiore" w:date="2021-09-05T10:31:00Z">
            <w:rPr>
              <w:rFonts w:ascii="Cambria Math" w:hAnsi="Cambria Math"/>
            </w:rPr>
            <m:t>∆C</m:t>
          </w:ins>
        </m:r>
      </m:oMath>
      <w:ins w:id="1344" w:author="Sergio Di Fiore" w:date="2021-09-05T10:31:00Z">
        <w:r w:rsidRPr="00201E73">
          <w:t xml:space="preserve"> também pode ser entendido como:</w:t>
        </w:r>
        <w:bookmarkEnd w:id="1339"/>
      </w:ins>
    </w:p>
    <w:p w14:paraId="4A89ABC5" w14:textId="77777777" w:rsidR="00333125" w:rsidRPr="00201E73" w:rsidRDefault="00333125" w:rsidP="00333125">
      <w:pPr>
        <w:rPr>
          <w:ins w:id="1345" w:author="Sergio Di Fiore" w:date="2021-09-05T10:31:00Z"/>
          <w:rFonts w:ascii="Cambria Math" w:hAnsi="Cambria Math"/>
          <w:i/>
          <w:iCs/>
          <w:color w:val="333333"/>
          <w:szCs w:val="24"/>
          <w:shd w:val="clear" w:color="auto" w:fill="FFFFFF"/>
        </w:rPr>
      </w:pPr>
      <m:oMathPara>
        <m:oMath>
          <m:r>
            <w:ins w:id="1346" w:author="Sergio Di Fiore" w:date="2021-09-05T10:31:00Z">
              <w:rPr>
                <w:rFonts w:ascii="Cambria Math" w:hAnsi="Cambria Math"/>
                <w:color w:val="333333"/>
                <w:szCs w:val="24"/>
                <w:shd w:val="clear" w:color="auto" w:fill="FFFFFF"/>
              </w:rPr>
              <m:t>∆C≈∇C∙∆v</m:t>
            </w:ins>
          </m:r>
        </m:oMath>
      </m:oMathPara>
    </w:p>
    <w:p w14:paraId="016A1389" w14:textId="77777777" w:rsidR="00333125" w:rsidRPr="00201E73" w:rsidRDefault="00333125" w:rsidP="00333125">
      <w:pPr>
        <w:rPr>
          <w:ins w:id="1347" w:author="Sergio Di Fiore" w:date="2021-09-05T10:31:00Z"/>
          <w:rFonts w:eastAsia="Times New Roman"/>
        </w:rPr>
      </w:pPr>
      <w:ins w:id="1348" w:author="Sergio Di Fiore" w:date="2021-09-05T10:31:00Z">
        <w:r w:rsidRPr="00201E73">
          <w:rPr>
            <w:rFonts w:eastAsia="Times New Roman"/>
          </w:rPr>
          <w:t>Suponha-se que é escolhido:</w:t>
        </w:r>
      </w:ins>
    </w:p>
    <w:p w14:paraId="5D7C23AB" w14:textId="29890957" w:rsidR="00333125" w:rsidRPr="00201E73" w:rsidRDefault="00333125">
      <w:pPr>
        <w:pStyle w:val="Legenda"/>
        <w:jc w:val="center"/>
        <w:rPr>
          <w:ins w:id="1349" w:author="Sergio Di Fiore" w:date="2021-09-05T10:31:00Z"/>
        </w:rPr>
        <w:pPrChange w:id="1350" w:author="Sergio Di Fiore" w:date="2021-09-05T10:31:00Z">
          <w:pPr>
            <w:pStyle w:val="Legenda"/>
          </w:pPr>
        </w:pPrChange>
      </w:pPr>
      <w:bookmarkStart w:id="1351" w:name="_Toc80032302"/>
      <w:ins w:id="1352" w:author="Sergio Di Fiore" w:date="2021-09-05T10:31:00Z">
        <w:r w:rsidRPr="00201E73">
          <w:t xml:space="preserve">Equação </w:t>
        </w:r>
      </w:ins>
      <w:ins w:id="1353" w:author="Sergio Di Fiore" w:date="2021-09-05T16:46:00Z">
        <w:r w:rsidR="00F62AD2" w:rsidRPr="00201E73">
          <w:t>11</w:t>
        </w:r>
      </w:ins>
      <w:ins w:id="1354" w:author="Sergio Di Fiore" w:date="2021-09-05T10:31:00Z">
        <w:r w:rsidRPr="00201E73">
          <w:t>. Escolha de taxa de aprendizado</w:t>
        </w:r>
        <w:bookmarkEnd w:id="1351"/>
      </w:ins>
    </w:p>
    <w:p w14:paraId="7E713A19" w14:textId="77777777" w:rsidR="00333125" w:rsidRPr="00201E73" w:rsidRDefault="00333125" w:rsidP="00333125">
      <w:pPr>
        <w:rPr>
          <w:ins w:id="1355" w:author="Sergio Di Fiore" w:date="2021-09-05T10:31:00Z"/>
          <w:rFonts w:ascii="Cambria Math" w:hAnsi="Cambria Math"/>
          <w:i/>
          <w:iCs/>
          <w:color w:val="333333"/>
          <w:szCs w:val="24"/>
          <w:shd w:val="clear" w:color="auto" w:fill="FFFFFF"/>
        </w:rPr>
      </w:pPr>
      <m:oMathPara>
        <m:oMath>
          <m:r>
            <w:ins w:id="1356" w:author="Sergio Di Fiore" w:date="2021-09-05T10:31:00Z">
              <w:rPr>
                <w:rFonts w:ascii="Cambria Math" w:hAnsi="Cambria Math"/>
                <w:color w:val="333333"/>
                <w:szCs w:val="24"/>
                <w:shd w:val="clear" w:color="auto" w:fill="FFFFFF"/>
              </w:rPr>
              <m:t>∆v≈-η∇C</m:t>
            </w:ins>
          </m:r>
        </m:oMath>
      </m:oMathPara>
    </w:p>
    <w:p w14:paraId="12A9DEF9" w14:textId="62FE04F6" w:rsidR="00333125" w:rsidRPr="00201E73" w:rsidRDefault="00333125" w:rsidP="00333125">
      <w:pPr>
        <w:rPr>
          <w:ins w:id="1357" w:author="Sergio Di Fiore" w:date="2021-09-05T10:31:00Z"/>
        </w:rPr>
      </w:pPr>
      <w:ins w:id="1358" w:author="Sergio Di Fiore" w:date="2021-09-05T10:31:00Z">
        <w:r w:rsidRPr="00201E73">
          <w:rPr>
            <w:rFonts w:eastAsia="Times New Roman"/>
          </w:rPr>
          <w:t xml:space="preserve">onde </w:t>
        </w:r>
      </w:ins>
      <m:oMath>
        <m:r>
          <w:ins w:id="1359" w:author="Sergio Di Fiore" w:date="2021-09-05T10:31:00Z">
            <w:rPr>
              <w:rFonts w:ascii="Cambria Math" w:eastAsia="Times New Roman" w:hAnsi="Cambria Math"/>
            </w:rPr>
            <m:t>η</m:t>
          </w:ins>
        </m:r>
      </m:oMath>
      <w:ins w:id="1360" w:author="Sergio Di Fiore" w:date="2021-09-05T10:31:00Z">
        <w:r w:rsidRPr="00201E73">
          <w:rPr>
            <w:rFonts w:eastAsia="Times New Roman"/>
          </w:rPr>
          <w:t xml:space="preserve"> é um parâmetro de pequena magnitude, positivo que é conhecido como taxa de aprendizado. </w:t>
        </w:r>
      </w:ins>
      <w:ins w:id="1361" w:author="Sergio Di Fiore" w:date="2021-09-05T16:48:00Z">
        <w:r w:rsidR="006F3A01" w:rsidRPr="00201E73">
          <w:rPr>
            <w:rFonts w:eastAsia="Times New Roman"/>
          </w:rPr>
          <w:t xml:space="preserve">Considerando que </w:t>
        </w:r>
      </w:ins>
      <m:oMath>
        <m:r>
          <w:ins w:id="1362" w:author="Sergio Di Fiore" w:date="2021-09-05T10:31:00Z">
            <w:rPr>
              <w:rFonts w:ascii="Cambria Math" w:hAnsi="Cambria Math"/>
            </w:rPr>
            <m:t>∆C≈-</m:t>
          </w:ins>
        </m:r>
        <m:r>
          <w:ins w:id="1363" w:author="Sergio Di Fiore" w:date="2021-09-05T10:31:00Z">
            <w:rPr>
              <w:rFonts w:ascii="Cambria Math" w:hAnsi="Cambria Math"/>
              <w:color w:val="333333"/>
              <w:sz w:val="30"/>
              <w:szCs w:val="30"/>
              <w:shd w:val="clear" w:color="auto" w:fill="FFFFFF"/>
            </w:rPr>
            <m:t>η</m:t>
          </w:ins>
        </m:r>
        <m:r>
          <w:ins w:id="1364" w:author="Sergio Di Fiore" w:date="2021-09-05T10:31:00Z">
            <m:rPr>
              <m:sty m:val="p"/>
            </m:rPr>
            <w:rPr>
              <w:rFonts w:ascii="Cambria Math" w:hAnsi="Cambria Math"/>
            </w:rPr>
            <m:t>∇</m:t>
          </w:ins>
        </m:r>
        <m:r>
          <w:ins w:id="1365" w:author="Sergio Di Fiore" w:date="2021-09-05T10:31:00Z">
            <w:rPr>
              <w:rFonts w:ascii="Cambria Math" w:hAnsi="Cambria Math"/>
            </w:rPr>
            <m:t>C∙</m:t>
          </w:ins>
        </m:r>
        <m:r>
          <w:ins w:id="1366" w:author="Sergio Di Fiore" w:date="2021-09-05T10:31:00Z">
            <m:rPr>
              <m:sty m:val="p"/>
            </m:rPr>
            <w:rPr>
              <w:rFonts w:ascii="Cambria Math" w:hAnsi="Cambria Math"/>
            </w:rPr>
            <m:t>∇</m:t>
          </w:ins>
        </m:r>
        <m:r>
          <w:ins w:id="1367" w:author="Sergio Di Fiore" w:date="2021-09-05T10:31:00Z">
            <w:rPr>
              <w:rFonts w:ascii="Cambria Math" w:hAnsi="Cambria Math"/>
            </w:rPr>
            <m:t>C=-</m:t>
          </w:ins>
        </m:r>
        <m:r>
          <w:ins w:id="1368" w:author="Sergio Di Fiore" w:date="2021-09-05T10:31:00Z">
            <w:rPr>
              <w:rFonts w:ascii="Cambria Math" w:hAnsi="Cambria Math"/>
              <w:color w:val="333333"/>
              <w:sz w:val="30"/>
              <w:szCs w:val="30"/>
              <w:shd w:val="clear" w:color="auto" w:fill="FFFFFF"/>
            </w:rPr>
            <m:t>η</m:t>
          </w:ins>
        </m:r>
        <m:sSup>
          <m:sSupPr>
            <m:ctrlPr>
              <w:ins w:id="1369" w:author="Sergio Di Fiore" w:date="2021-09-05T10:31:00Z">
                <w:rPr>
                  <w:rFonts w:ascii="Cambria Math" w:hAnsi="Cambria Math"/>
                  <w:i/>
                  <w:iCs/>
                  <w:color w:val="333333"/>
                  <w:sz w:val="30"/>
                  <w:szCs w:val="30"/>
                  <w:shd w:val="clear" w:color="auto" w:fill="FFFFFF"/>
                </w:rPr>
              </w:ins>
            </m:ctrlPr>
          </m:sSupPr>
          <m:e>
            <m:r>
              <w:ins w:id="1370" w:author="Sergio Di Fiore" w:date="2021-09-05T10:31:00Z">
                <m:rPr>
                  <m:sty m:val="p"/>
                </m:rPr>
                <w:rPr>
                  <w:rFonts w:ascii="Cambria Math" w:hAnsi="Cambria Math"/>
                </w:rPr>
                <m:t>||∇</m:t>
              </w:ins>
            </m:r>
            <m:r>
              <w:ins w:id="1371" w:author="Sergio Di Fiore" w:date="2021-09-05T10:31:00Z">
                <w:rPr>
                  <w:rFonts w:ascii="Cambria Math" w:hAnsi="Cambria Math"/>
                </w:rPr>
                <m:t>C||</m:t>
              </w:ins>
            </m:r>
          </m:e>
          <m:sup>
            <m:r>
              <w:ins w:id="1372" w:author="Sergio Di Fiore" w:date="2021-09-05T10:31:00Z">
                <w:rPr>
                  <w:rFonts w:ascii="Cambria Math" w:hAnsi="Cambria Math"/>
                  <w:color w:val="333333"/>
                  <w:sz w:val="30"/>
                  <w:szCs w:val="30"/>
                  <w:shd w:val="clear" w:color="auto" w:fill="FFFFFF"/>
                </w:rPr>
                <m:t>2</m:t>
              </w:ins>
            </m:r>
          </m:sup>
        </m:sSup>
      </m:oMath>
      <w:ins w:id="1373" w:author="Sergio Di Fiore" w:date="2021-09-05T10:31:00Z">
        <w:r w:rsidRPr="009D51D6">
          <w:rPr>
            <w:rFonts w:eastAsia="Times New Roman"/>
          </w:rPr>
          <w:t xml:space="preserve">. </w:t>
        </w:r>
        <w:r w:rsidRPr="001F752C">
          <w:rPr>
            <w:rFonts w:eastAsia="Times New Roman"/>
          </w:rPr>
          <w:t xml:space="preserve">Como </w:t>
        </w:r>
      </w:ins>
      <m:oMath>
        <m:sSup>
          <m:sSupPr>
            <m:ctrlPr>
              <w:ins w:id="1374" w:author="Sergio Di Fiore" w:date="2021-09-05T10:31:00Z">
                <w:rPr>
                  <w:rFonts w:ascii="Cambria Math" w:hAnsi="Cambria Math"/>
                  <w:i/>
                  <w:iCs/>
                  <w:color w:val="333333"/>
                  <w:sz w:val="30"/>
                  <w:szCs w:val="30"/>
                  <w:shd w:val="clear" w:color="auto" w:fill="FFFFFF"/>
                </w:rPr>
              </w:ins>
            </m:ctrlPr>
          </m:sSupPr>
          <m:e>
            <m:r>
              <w:ins w:id="1375" w:author="Sergio Di Fiore" w:date="2021-09-05T10:31:00Z">
                <w:rPr>
                  <w:rFonts w:ascii="Cambria Math" w:hAnsi="Cambria Math"/>
                  <w:color w:val="333333"/>
                  <w:sz w:val="30"/>
                  <w:szCs w:val="30"/>
                  <w:shd w:val="clear" w:color="auto" w:fill="FFFFFF"/>
                </w:rPr>
                <m:t>||</m:t>
              </w:ins>
            </m:r>
            <m:r>
              <w:ins w:id="1376" w:author="Sergio Di Fiore" w:date="2021-09-05T10:31:00Z">
                <m:rPr>
                  <m:sty m:val="p"/>
                </m:rPr>
                <w:rPr>
                  <w:rFonts w:ascii="Cambria Math" w:hAnsi="Cambria Math"/>
                </w:rPr>
                <m:t>∇</m:t>
              </w:ins>
            </m:r>
            <m:r>
              <w:ins w:id="1377" w:author="Sergio Di Fiore" w:date="2021-09-05T10:31:00Z">
                <w:rPr>
                  <w:rFonts w:ascii="Cambria Math" w:hAnsi="Cambria Math"/>
                </w:rPr>
                <m:t>C||</m:t>
              </w:ins>
            </m:r>
          </m:e>
          <m:sup>
            <m:r>
              <w:ins w:id="1378" w:author="Sergio Di Fiore" w:date="2021-09-05T10:31:00Z">
                <w:rPr>
                  <w:rFonts w:ascii="Cambria Math" w:hAnsi="Cambria Math"/>
                  <w:color w:val="333333"/>
                  <w:sz w:val="30"/>
                  <w:szCs w:val="30"/>
                  <w:shd w:val="clear" w:color="auto" w:fill="FFFFFF"/>
                </w:rPr>
                <m:t>2</m:t>
              </w:ins>
            </m:r>
          </m:sup>
        </m:sSup>
        <m:r>
          <w:ins w:id="1379" w:author="Sergio Di Fiore" w:date="2021-09-05T10:31:00Z">
            <w:rPr>
              <w:rFonts w:ascii="Cambria Math" w:eastAsia="Times New Roman" w:hAnsi="Cambria Math"/>
              <w:color w:val="333333"/>
              <w:sz w:val="30"/>
              <w:szCs w:val="30"/>
              <w:shd w:val="clear" w:color="auto" w:fill="FFFFFF"/>
            </w:rPr>
            <m:t>≥0</m:t>
          </w:ins>
        </m:r>
      </m:oMath>
      <w:ins w:id="1380" w:author="Sergio Di Fiore" w:date="2021-09-05T10:31:00Z">
        <w:r w:rsidRPr="001F752C">
          <w:rPr>
            <w:rFonts w:eastAsia="Times New Roman"/>
          </w:rPr>
          <w:t xml:space="preserve">, é garantido que </w:t>
        </w:r>
      </w:ins>
      <m:oMath>
        <m:r>
          <w:ins w:id="1381" w:author="Sergio Di Fiore" w:date="2021-09-05T10:31:00Z">
            <w:rPr>
              <w:rFonts w:ascii="Cambria Math" w:hAnsi="Cambria Math"/>
            </w:rPr>
            <m:t>∆C≤0</m:t>
          </w:ins>
        </m:r>
      </m:oMath>
      <w:ins w:id="1382" w:author="Sergio Di Fiore" w:date="2021-09-05T10:31:00Z">
        <w:r w:rsidRPr="009C7944">
          <w:rPr>
            <w:rFonts w:eastAsia="Times New Roman"/>
          </w:rPr>
          <w:t xml:space="preserve"> ou seja, C sempre será decrescente.</w:t>
        </w:r>
        <w:r w:rsidRPr="00201E73">
          <w:rPr>
            <w:rFonts w:eastAsia="Times New Roman"/>
          </w:rPr>
          <w:t xml:space="preserve"> Caso efetue-se a mudança de v de acordo com a equação </w:t>
        </w:r>
      </w:ins>
      <w:ins w:id="1383" w:author="Sergio Di Fiore" w:date="2021-09-05T16:49:00Z">
        <w:r w:rsidR="00C379A5" w:rsidRPr="00201E73">
          <w:rPr>
            <w:rFonts w:eastAsia="Times New Roman"/>
          </w:rPr>
          <w:t>anterior</w:t>
        </w:r>
      </w:ins>
      <w:ins w:id="1384" w:author="Sergio Di Fiore" w:date="2021-09-05T10:31:00Z">
        <w:r w:rsidRPr="00201E73">
          <w:rPr>
            <w:rFonts w:eastAsia="Times New Roman"/>
          </w:rPr>
          <w:t xml:space="preserve">, entre os limites da aproximação da equação 10, pode-se usar a equação 11 para calcular o valor de </w:t>
        </w:r>
      </w:ins>
      <m:oMath>
        <m:r>
          <w:ins w:id="1385" w:author="Sergio Di Fiore" w:date="2021-09-05T10:31:00Z">
            <w:rPr>
              <w:rFonts w:ascii="Cambria Math" w:hAnsi="Cambria Math"/>
            </w:rPr>
            <m:t>∆v</m:t>
          </w:ins>
        </m:r>
      </m:oMath>
      <w:ins w:id="1386" w:author="Sergio Di Fiore" w:date="2021-09-05T10:31:00Z">
        <w:r w:rsidRPr="00201E73">
          <w:rPr>
            <w:rFonts w:eastAsia="Times New Roman"/>
          </w:rPr>
          <w:t xml:space="preserve"> </w:t>
        </w:r>
        <w:r w:rsidRPr="00201E73">
          <w:t>quando se move para a posição v:</w:t>
        </w:r>
      </w:ins>
    </w:p>
    <w:p w14:paraId="19DBC24A" w14:textId="62F7B4DC" w:rsidR="00333125" w:rsidRPr="00201E73" w:rsidRDefault="00333125">
      <w:pPr>
        <w:pStyle w:val="Legenda"/>
        <w:jc w:val="center"/>
        <w:rPr>
          <w:ins w:id="1387" w:author="Sergio Di Fiore" w:date="2021-09-05T10:31:00Z"/>
        </w:rPr>
        <w:pPrChange w:id="1388" w:author="Sergio Di Fiore" w:date="2021-09-05T10:32:00Z">
          <w:pPr>
            <w:pStyle w:val="Legenda"/>
          </w:pPr>
        </w:pPrChange>
      </w:pPr>
      <w:bookmarkStart w:id="1389" w:name="_Toc80032303"/>
      <w:ins w:id="1390" w:author="Sergio Di Fiore" w:date="2021-09-05T10:31:00Z">
        <w:r w:rsidRPr="00201E73">
          <w:t xml:space="preserve">Equação </w:t>
        </w:r>
      </w:ins>
      <w:ins w:id="1391" w:author="Sergio Di Fiore" w:date="2021-09-05T16:56:00Z">
        <w:r w:rsidR="00746C9B" w:rsidRPr="00201E73">
          <w:t>12</w:t>
        </w:r>
      </w:ins>
      <w:ins w:id="1392" w:author="Sergio Di Fiore" w:date="2021-09-05T10:31:00Z">
        <w:r w:rsidRPr="00201E73">
          <w:t xml:space="preserve">. Cálculo de </w:t>
        </w:r>
      </w:ins>
      <m:oMath>
        <m:r>
          <w:ins w:id="1393" w:author="Sergio Di Fiore" w:date="2021-09-05T10:31:00Z">
            <w:rPr>
              <w:rFonts w:ascii="Cambria Math" w:hAnsi="Cambria Math"/>
            </w:rPr>
            <m:t>∆v</m:t>
          </w:ins>
        </m:r>
      </m:oMath>
      <w:ins w:id="1394" w:author="Sergio Di Fiore" w:date="2021-09-05T10:31:00Z">
        <w:r w:rsidRPr="00201E73">
          <w:t xml:space="preserve"> com movimentação para a posição v</w:t>
        </w:r>
        <w:bookmarkEnd w:id="1389"/>
      </w:ins>
    </w:p>
    <w:p w14:paraId="1EB93D78" w14:textId="77777777" w:rsidR="00333125" w:rsidRPr="00201E73" w:rsidRDefault="00333125" w:rsidP="00333125">
      <w:pPr>
        <w:rPr>
          <w:ins w:id="1395" w:author="Sergio Di Fiore" w:date="2021-09-05T10:31:00Z"/>
          <w:szCs w:val="24"/>
        </w:rPr>
      </w:pPr>
      <m:oMathPara>
        <m:oMath>
          <m:r>
            <w:ins w:id="1396" w:author="Sergio Di Fiore" w:date="2021-09-05T10:31:00Z">
              <w:rPr>
                <w:rFonts w:ascii="Cambria Math" w:hAnsi="Cambria Math"/>
                <w:szCs w:val="24"/>
              </w:rPr>
              <m:t>v→v'=-</m:t>
            </w:ins>
          </m:r>
          <m:r>
            <w:ins w:id="1397" w:author="Sergio Di Fiore" w:date="2021-09-05T10:31:00Z">
              <w:rPr>
                <w:rFonts w:ascii="Cambria Math" w:hAnsi="Cambria Math"/>
                <w:color w:val="333333"/>
                <w:szCs w:val="24"/>
                <w:shd w:val="clear" w:color="auto" w:fill="FFFFFF"/>
              </w:rPr>
              <m:t>η</m:t>
            </w:ins>
          </m:r>
          <m:r>
            <w:ins w:id="1398" w:author="Sergio Di Fiore" w:date="2021-09-05T10:31:00Z">
              <m:rPr>
                <m:sty m:val="p"/>
              </m:rPr>
              <w:rPr>
                <w:rFonts w:ascii="Cambria Math" w:hAnsi="Cambria Math"/>
                <w:szCs w:val="24"/>
              </w:rPr>
              <m:t>∇</m:t>
            </w:ins>
          </m:r>
          <m:r>
            <w:ins w:id="1399" w:author="Sergio Di Fiore" w:date="2021-09-05T10:31:00Z">
              <w:rPr>
                <w:rFonts w:ascii="Cambria Math" w:hAnsi="Cambria Math"/>
                <w:szCs w:val="24"/>
              </w:rPr>
              <m:t>C</m:t>
            </w:ins>
          </m:r>
        </m:oMath>
      </m:oMathPara>
    </w:p>
    <w:p w14:paraId="6819172A" w14:textId="1BF7A958" w:rsidR="00333125" w:rsidRPr="00201E73" w:rsidRDefault="00333125" w:rsidP="00333125">
      <w:pPr>
        <w:rPr>
          <w:ins w:id="1400" w:author="Sergio Di Fiore" w:date="2021-09-05T10:31:00Z"/>
        </w:rPr>
      </w:pPr>
      <w:ins w:id="1401" w:author="Sergio Di Fiore" w:date="2021-09-05T10:31:00Z">
        <w:r w:rsidRPr="00201E73">
          <w:t xml:space="preserve">E essa mesma regra será empregada então sucessivamente para os próximos deslocamentos. Repetindo-se esse deslocamento é esperável que se alcance o mínimo global, o que pressupõe figuradamente </w:t>
        </w:r>
      </w:ins>
      <w:ins w:id="1402" w:author="Sergio Di Fiore" w:date="2021-09-05T16:57:00Z">
        <w:r w:rsidR="00304988" w:rsidRPr="00201E73">
          <w:t xml:space="preserve">imaginar  uma </w:t>
        </w:r>
      </w:ins>
      <w:ins w:id="1403" w:author="Sergio Di Fiore" w:date="2021-09-05T10:31:00Z">
        <w:r w:rsidRPr="00201E73">
          <w:t xml:space="preserve">suposta esfera caminhando pela superfície procurando o ponto mais baixo, </w:t>
        </w:r>
      </w:ins>
      <w:ins w:id="1404" w:author="Sergio Di Fiore" w:date="2021-09-05T16:58:00Z">
        <w:r w:rsidR="00462EC1" w:rsidRPr="00201E73">
          <w:t>pressuposto que</w:t>
        </w:r>
      </w:ins>
      <w:ins w:id="1405" w:author="Sergio Di Fiore" w:date="2021-09-05T10:31:00Z">
        <w:r w:rsidRPr="00201E73">
          <w:t xml:space="preserve"> é um paralelo com certa razoabilidade com como o caminho supra descrito pode ser imaginado.</w:t>
        </w:r>
      </w:ins>
    </w:p>
    <w:p w14:paraId="7DA5653E" w14:textId="2A6F0547" w:rsidR="00347A4A" w:rsidRPr="00201E73" w:rsidRDefault="00347A4A" w:rsidP="00347A4A">
      <w:pPr>
        <w:rPr>
          <w:ins w:id="1406" w:author="Sergio Di Fiore" w:date="2021-09-05T10:32:00Z"/>
          <w:iCs/>
        </w:rPr>
      </w:pPr>
      <w:ins w:id="1407" w:author="Sergio Di Fiore" w:date="2021-09-05T10:32:00Z">
        <w:r w:rsidRPr="00201E73">
          <w:t xml:space="preserve">Até </w:t>
        </w:r>
      </w:ins>
      <w:ins w:id="1408" w:author="Sergio Di Fiore" w:date="2021-09-05T10:33:00Z">
        <w:r w:rsidRPr="00201E73">
          <w:t xml:space="preserve">agora, analisou-se </w:t>
        </w:r>
      </w:ins>
      <w:ins w:id="1409" w:author="Sergio Di Fiore" w:date="2021-09-05T10:32:00Z">
        <w:r w:rsidRPr="00201E73">
          <w:t xml:space="preserve">uma função de duas variáveis, mas </w:t>
        </w:r>
      </w:ins>
      <w:ins w:id="1410" w:author="Sergio Di Fiore" w:date="2021-09-05T10:33:00Z">
        <w:r w:rsidR="00E57411" w:rsidRPr="00201E73">
          <w:t>o mesmo raciocínio se aplica a</w:t>
        </w:r>
      </w:ins>
      <w:ins w:id="1411" w:author="Sergio Di Fiore" w:date="2021-09-05T10:32:00Z">
        <w:r w:rsidRPr="00201E73">
          <w:t xml:space="preserve"> um maior número delas. Suponha-se: </w:t>
        </w:r>
        <w:r w:rsidRPr="00201E73">
          <w:rPr>
            <w:rFonts w:ascii="Cambria Math" w:hAnsi="Cambria Math"/>
          </w:rPr>
          <w:t>v</w:t>
        </w:r>
        <w:r w:rsidRPr="00201E73">
          <w:rPr>
            <w:rFonts w:ascii="Cambria Math" w:hAnsi="Cambria Math"/>
            <w:vertAlign w:val="subscript"/>
          </w:rPr>
          <w:t>1</w:t>
        </w:r>
        <w:r w:rsidRPr="00201E73">
          <w:rPr>
            <w:rFonts w:ascii="Cambria Math" w:hAnsi="Cambria Math"/>
          </w:rPr>
          <w:t xml:space="preserve">, ..., </w:t>
        </w:r>
        <w:proofErr w:type="spellStart"/>
        <w:r w:rsidRPr="00201E73">
          <w:rPr>
            <w:rFonts w:ascii="Cambria Math" w:hAnsi="Cambria Math"/>
          </w:rPr>
          <w:t>v</w:t>
        </w:r>
        <w:r w:rsidRPr="00201E73">
          <w:rPr>
            <w:rFonts w:ascii="Cambria Math" w:hAnsi="Cambria Math"/>
            <w:vertAlign w:val="subscript"/>
          </w:rPr>
          <w:t>m</w:t>
        </w:r>
        <w:proofErr w:type="spellEnd"/>
        <w:r w:rsidRPr="00201E73">
          <w:t xml:space="preserve">. A mudança de </w:t>
        </w:r>
      </w:ins>
      <m:oMath>
        <m:r>
          <w:ins w:id="1412" w:author="Sergio Di Fiore" w:date="2021-09-05T10:32:00Z">
            <m:rPr>
              <m:sty m:val="p"/>
            </m:rPr>
            <w:rPr>
              <w:rFonts w:ascii="Cambria Math" w:hAnsi="Cambria Math"/>
            </w:rPr>
            <m:t>∆</m:t>
          </w:ins>
        </m:r>
        <m:r>
          <w:ins w:id="1413" w:author="Sergio Di Fiore" w:date="2021-09-05T10:32:00Z">
            <w:rPr>
              <w:rFonts w:ascii="Cambria Math" w:hAnsi="Cambria Math"/>
            </w:rPr>
            <m:t>C</m:t>
          </w:ins>
        </m:r>
      </m:oMath>
      <w:ins w:id="1414" w:author="Sergio Di Fiore" w:date="2021-09-05T10:32:00Z">
        <w:r w:rsidRPr="00201E73">
          <w:rPr>
            <w:iCs/>
          </w:rPr>
          <w:t xml:space="preserve"> </w:t>
        </w:r>
        <w:r w:rsidRPr="00201E73">
          <w:t xml:space="preserve">no valor de C produzido por uma pequena variação </w:t>
        </w:r>
      </w:ins>
      <m:oMath>
        <m:r>
          <w:ins w:id="1415" w:author="Sergio Di Fiore" w:date="2021-09-05T10:32:00Z">
            <m:rPr>
              <m:sty m:val="p"/>
            </m:rPr>
            <w:rPr>
              <w:rFonts w:ascii="Cambria Math" w:hAnsi="Cambria Math"/>
            </w:rPr>
            <m:t>∆</m:t>
          </w:ins>
        </m:r>
        <m:r>
          <w:ins w:id="1416" w:author="Sergio Di Fiore" w:date="2021-09-05T10:32:00Z">
            <w:rPr>
              <w:rFonts w:ascii="Cambria Math" w:hAnsi="Cambria Math"/>
            </w:rPr>
            <m:t>v=</m:t>
          </w:ins>
        </m:r>
        <m:sSup>
          <m:sSupPr>
            <m:ctrlPr>
              <w:ins w:id="1417" w:author="Sergio Di Fiore" w:date="2021-09-05T10:32:00Z">
                <w:rPr>
                  <w:rFonts w:ascii="Cambria Math" w:hAnsi="Cambria Math"/>
                  <w:i/>
                  <w:iCs/>
                </w:rPr>
              </w:ins>
            </m:ctrlPr>
          </m:sSupPr>
          <m:e>
            <m:d>
              <m:dPr>
                <m:ctrlPr>
                  <w:ins w:id="1418" w:author="Sergio Di Fiore" w:date="2021-09-05T10:32:00Z">
                    <w:rPr>
                      <w:rFonts w:ascii="Cambria Math" w:hAnsi="Cambria Math"/>
                      <w:i/>
                      <w:iCs/>
                    </w:rPr>
                  </w:ins>
                </m:ctrlPr>
              </m:dPr>
              <m:e>
                <m:r>
                  <w:ins w:id="1419" w:author="Sergio Di Fiore" w:date="2021-09-05T10:32:00Z">
                    <m:rPr>
                      <m:sty m:val="p"/>
                    </m:rPr>
                    <w:rPr>
                      <w:rFonts w:ascii="Cambria Math" w:hAnsi="Cambria Math"/>
                    </w:rPr>
                    <m:t>∆</m:t>
                  </w:ins>
                </m:r>
                <m:sSub>
                  <m:sSubPr>
                    <m:ctrlPr>
                      <w:ins w:id="1420" w:author="Sergio Di Fiore" w:date="2021-09-05T10:32:00Z">
                        <w:rPr>
                          <w:rFonts w:ascii="Cambria Math" w:hAnsi="Cambria Math"/>
                          <w:i/>
                          <w:iCs/>
                          <w:color w:val="333333"/>
                          <w:sz w:val="30"/>
                          <w:szCs w:val="30"/>
                          <w:shd w:val="clear" w:color="auto" w:fill="FFFFFF"/>
                        </w:rPr>
                      </w:ins>
                    </m:ctrlPr>
                  </m:sSubPr>
                  <m:e>
                    <m:r>
                      <w:ins w:id="1421" w:author="Sergio Di Fiore" w:date="2021-09-05T10:32:00Z">
                        <w:rPr>
                          <w:rFonts w:ascii="Cambria Math" w:hAnsi="Cambria Math"/>
                          <w:color w:val="333333"/>
                          <w:sz w:val="30"/>
                          <w:szCs w:val="30"/>
                          <w:shd w:val="clear" w:color="auto" w:fill="FFFFFF"/>
                        </w:rPr>
                        <m:t>v</m:t>
                      </w:ins>
                    </m:r>
                  </m:e>
                  <m:sub>
                    <m:r>
                      <w:ins w:id="1422" w:author="Sergio Di Fiore" w:date="2021-09-05T10:32:00Z">
                        <w:rPr>
                          <w:rFonts w:ascii="Cambria Math" w:hAnsi="Cambria Math"/>
                          <w:color w:val="333333"/>
                          <w:sz w:val="30"/>
                          <w:szCs w:val="30"/>
                          <w:shd w:val="clear" w:color="auto" w:fill="FFFFFF"/>
                        </w:rPr>
                        <m:t>1</m:t>
                      </w:ins>
                    </m:r>
                  </m:sub>
                </m:sSub>
                <m:r>
                  <w:ins w:id="1423" w:author="Sergio Di Fiore" w:date="2021-09-05T10:32:00Z">
                    <w:rPr>
                      <w:rFonts w:ascii="Cambria Math" w:hAnsi="Cambria Math"/>
                      <w:color w:val="333333"/>
                      <w:sz w:val="30"/>
                      <w:szCs w:val="30"/>
                      <w:shd w:val="clear" w:color="auto" w:fill="FFFFFF"/>
                    </w:rPr>
                    <m:t>,…,</m:t>
                  </w:ins>
                </m:r>
                <m:sSub>
                  <m:sSubPr>
                    <m:ctrlPr>
                      <w:ins w:id="1424" w:author="Sergio Di Fiore" w:date="2021-09-05T10:32:00Z">
                        <w:rPr>
                          <w:rFonts w:ascii="Cambria Math" w:hAnsi="Cambria Math"/>
                          <w:i/>
                          <w:iCs/>
                          <w:color w:val="333333"/>
                          <w:sz w:val="30"/>
                          <w:szCs w:val="30"/>
                          <w:shd w:val="clear" w:color="auto" w:fill="FFFFFF"/>
                        </w:rPr>
                      </w:ins>
                    </m:ctrlPr>
                  </m:sSubPr>
                  <m:e>
                    <m:r>
                      <w:ins w:id="1425" w:author="Sergio Di Fiore" w:date="2021-09-05T10:32:00Z">
                        <w:rPr>
                          <w:rFonts w:ascii="Cambria Math" w:hAnsi="Cambria Math"/>
                          <w:color w:val="333333"/>
                          <w:sz w:val="30"/>
                          <w:szCs w:val="30"/>
                          <w:shd w:val="clear" w:color="auto" w:fill="FFFFFF"/>
                        </w:rPr>
                        <m:t>v</m:t>
                      </w:ins>
                    </m:r>
                  </m:e>
                  <m:sub>
                    <m:r>
                      <w:ins w:id="1426" w:author="Sergio Di Fiore" w:date="2021-09-05T10:32:00Z">
                        <w:rPr>
                          <w:rFonts w:ascii="Cambria Math" w:hAnsi="Cambria Math"/>
                          <w:color w:val="333333"/>
                          <w:sz w:val="30"/>
                          <w:szCs w:val="30"/>
                          <w:shd w:val="clear" w:color="auto" w:fill="FFFFFF"/>
                        </w:rPr>
                        <m:t>m</m:t>
                      </w:ins>
                    </m:r>
                  </m:sub>
                </m:sSub>
                <m:ctrlPr>
                  <w:ins w:id="1427" w:author="Sergio Di Fiore" w:date="2021-09-05T10:32:00Z">
                    <w:rPr>
                      <w:rFonts w:ascii="Cambria Math" w:hAnsi="Cambria Math"/>
                      <w:i/>
                      <w:iCs/>
                      <w:color w:val="333333"/>
                      <w:sz w:val="30"/>
                      <w:szCs w:val="30"/>
                      <w:shd w:val="clear" w:color="auto" w:fill="FFFFFF"/>
                    </w:rPr>
                  </w:ins>
                </m:ctrlPr>
              </m:e>
            </m:d>
          </m:e>
          <m:sup>
            <m:r>
              <w:ins w:id="1428" w:author="Sergio Di Fiore" w:date="2021-09-05T10:32:00Z">
                <w:rPr>
                  <w:rFonts w:ascii="Cambria Math" w:hAnsi="Cambria Math"/>
                </w:rPr>
                <m:t>T</m:t>
              </w:ins>
            </m:r>
          </m:sup>
        </m:sSup>
      </m:oMath>
      <w:ins w:id="1429" w:author="Sergio Di Fiore" w:date="2021-09-05T10:32:00Z">
        <w:r w:rsidRPr="009D51D6">
          <w:rPr>
            <w:iCs/>
          </w:rPr>
          <w:t xml:space="preserve"> </w:t>
        </w:r>
        <w:proofErr w:type="spellStart"/>
        <w:r w:rsidRPr="009D51D6">
          <w:rPr>
            <w:iCs/>
          </w:rPr>
          <w:t>é</w:t>
        </w:r>
        <w:proofErr w:type="spellEnd"/>
        <w:r w:rsidRPr="009D51D6">
          <w:rPr>
            <w:iCs/>
          </w:rPr>
          <w:t xml:space="preserve"> </w:t>
        </w:r>
      </w:ins>
      <m:oMath>
        <m:r>
          <w:ins w:id="1430" w:author="Sergio Di Fiore" w:date="2021-09-05T10:32:00Z">
            <w:rPr>
              <w:rFonts w:ascii="Cambria Math" w:hAnsi="Cambria Math"/>
              <w:color w:val="333333"/>
              <w:sz w:val="30"/>
              <w:szCs w:val="30"/>
              <w:shd w:val="clear" w:color="auto" w:fill="FFFFFF"/>
            </w:rPr>
            <m:t xml:space="preserve"> </m:t>
          </w:ins>
        </m:r>
        <m:r>
          <w:ins w:id="1431" w:author="Sergio Di Fiore" w:date="2021-09-05T10:32:00Z">
            <m:rPr>
              <m:sty m:val="p"/>
            </m:rPr>
            <w:rPr>
              <w:rFonts w:ascii="Cambria Math" w:hAnsi="Cambria Math"/>
            </w:rPr>
            <m:t>∆</m:t>
          </w:ins>
        </m:r>
        <m:r>
          <w:ins w:id="1432" w:author="Sergio Di Fiore" w:date="2021-09-05T10:32:00Z">
            <w:rPr>
              <w:rFonts w:ascii="Cambria Math" w:hAnsi="Cambria Math"/>
            </w:rPr>
            <m:t>C</m:t>
          </w:ins>
        </m:r>
        <m:r>
          <w:ins w:id="1433" w:author="Sergio Di Fiore" w:date="2021-09-05T10:32:00Z">
            <m:rPr>
              <m:sty m:val="p"/>
            </m:rPr>
            <w:rPr>
              <w:rFonts w:ascii="Cambria Math" w:hAnsi="Cambria Math"/>
            </w:rPr>
            <m:t>≈</m:t>
          </w:ins>
        </m:r>
        <m:r>
          <w:ins w:id="1434" w:author="Sergio Di Fiore" w:date="2021-09-05T10:32:00Z">
            <w:rPr>
              <w:rFonts w:ascii="Cambria Math" w:hAnsi="Cambria Math"/>
            </w:rPr>
            <m:t>∇C</m:t>
          </w:ins>
        </m:r>
        <m:r>
          <w:ins w:id="1435" w:author="Sergio Di Fiore" w:date="2021-09-05T10:32:00Z">
            <m:rPr>
              <m:sty m:val="p"/>
            </m:rPr>
            <w:rPr>
              <w:rFonts w:ascii="Cambria Math" w:hAnsi="Cambria Math"/>
            </w:rPr>
            <m:t>∙∆</m:t>
          </w:ins>
        </m:r>
        <m:r>
          <w:ins w:id="1436" w:author="Sergio Di Fiore" w:date="2021-09-05T10:32:00Z">
            <w:rPr>
              <w:rFonts w:ascii="Cambria Math" w:hAnsi="Cambria Math"/>
            </w:rPr>
            <m:t>v</m:t>
          </w:ins>
        </m:r>
      </m:oMath>
      <w:ins w:id="1437" w:author="Sergio Di Fiore" w:date="2021-09-05T10:32:00Z">
        <w:r w:rsidRPr="00201E73">
          <w:rPr>
            <w:iCs/>
          </w:rPr>
          <w:t xml:space="preserve"> onde o gradiente </w:t>
        </w:r>
      </w:ins>
      <m:oMath>
        <m:r>
          <w:ins w:id="1438" w:author="Sergio Di Fiore" w:date="2021-09-05T10:32:00Z">
            <m:rPr>
              <m:sty m:val="p"/>
            </m:rPr>
            <w:rPr>
              <w:rFonts w:ascii="Cambria Math" w:hAnsi="Cambria Math"/>
            </w:rPr>
            <m:t>∇C</m:t>
          </w:ins>
        </m:r>
      </m:oMath>
      <w:ins w:id="1439" w:author="Sergio Di Fiore" w:date="2021-09-05T10:32:00Z">
        <w:r w:rsidRPr="00201E73">
          <w:rPr>
            <w:iCs/>
          </w:rPr>
          <w:t xml:space="preserve"> </w:t>
        </w:r>
        <w:proofErr w:type="spellStart"/>
        <w:r w:rsidRPr="00201E73">
          <w:t>é</w:t>
        </w:r>
        <w:proofErr w:type="spellEnd"/>
        <w:r w:rsidRPr="00201E73">
          <w:t xml:space="preserve"> o vetor de acordo com a equação</w:t>
        </w:r>
        <w:r w:rsidRPr="00201E73">
          <w:rPr>
            <w:iCs/>
          </w:rPr>
          <w:t xml:space="preserve"> 13.</w:t>
        </w:r>
      </w:ins>
    </w:p>
    <w:p w14:paraId="4D29EE9D" w14:textId="2FF44923" w:rsidR="00347A4A" w:rsidRPr="00201E73" w:rsidRDefault="00347A4A">
      <w:pPr>
        <w:pStyle w:val="Legenda"/>
        <w:jc w:val="center"/>
        <w:rPr>
          <w:ins w:id="1440" w:author="Sergio Di Fiore" w:date="2021-09-05T10:32:00Z"/>
        </w:rPr>
        <w:pPrChange w:id="1441" w:author="Sergio Di Fiore" w:date="2021-09-05T10:34:00Z">
          <w:pPr>
            <w:pStyle w:val="Legenda"/>
          </w:pPr>
        </w:pPrChange>
      </w:pPr>
      <w:bookmarkStart w:id="1442" w:name="_Toc80032304"/>
      <w:ins w:id="1443" w:author="Sergio Di Fiore" w:date="2021-09-05T10:32:00Z">
        <w:r w:rsidRPr="00201E73">
          <w:t xml:space="preserve">Equação </w:t>
        </w:r>
      </w:ins>
      <w:ins w:id="1444" w:author="Sergio Di Fiore" w:date="2021-09-05T10:34:00Z">
        <w:r w:rsidR="0012560F" w:rsidRPr="00201E73">
          <w:t>1</w:t>
        </w:r>
      </w:ins>
      <w:ins w:id="1445" w:author="Sergio Di Fiore" w:date="2021-09-05T16:58:00Z">
        <w:r w:rsidR="00462EC1" w:rsidRPr="00201E73">
          <w:t>3</w:t>
        </w:r>
      </w:ins>
      <w:ins w:id="1446" w:author="Sergio Di Fiore" w:date="2021-09-05T10:32:00Z">
        <w:r w:rsidRPr="00201E73">
          <w:t>. Vetor gradiente para múltiplas variáveis</w:t>
        </w:r>
        <w:bookmarkEnd w:id="1442"/>
      </w:ins>
    </w:p>
    <w:p w14:paraId="5CB3D6DF" w14:textId="77777777" w:rsidR="00347A4A" w:rsidRPr="001F752C" w:rsidRDefault="00347A4A" w:rsidP="00347A4A">
      <w:pPr>
        <w:rPr>
          <w:ins w:id="1447" w:author="Sergio Di Fiore" w:date="2021-09-05T10:32:00Z"/>
          <w:szCs w:val="24"/>
        </w:rPr>
      </w:pPr>
      <m:oMathPara>
        <m:oMath>
          <m:r>
            <w:ins w:id="1448" w:author="Sergio Di Fiore" w:date="2021-09-05T10:32:00Z">
              <m:rPr>
                <m:sty m:val="p"/>
              </m:rPr>
              <w:rPr>
                <w:rFonts w:ascii="Cambria Math" w:hAnsi="Cambria Math"/>
                <w:szCs w:val="24"/>
              </w:rPr>
              <m:t>∇</m:t>
            </w:ins>
          </m:r>
          <m:r>
            <w:ins w:id="1449" w:author="Sergio Di Fiore" w:date="2021-09-05T10:32:00Z">
              <w:rPr>
                <w:rFonts w:ascii="Cambria Math" w:hAnsi="Cambria Math"/>
                <w:szCs w:val="24"/>
              </w:rPr>
              <m:t>C≡</m:t>
            </w:ins>
          </m:r>
          <m:d>
            <m:dPr>
              <m:ctrlPr>
                <w:ins w:id="1450" w:author="Sergio Di Fiore" w:date="2021-09-05T10:32:00Z">
                  <w:rPr>
                    <w:rFonts w:ascii="Cambria Math" w:hAnsi="Cambria Math"/>
                    <w:i/>
                    <w:szCs w:val="24"/>
                  </w:rPr>
                </w:ins>
              </m:ctrlPr>
            </m:dPr>
            <m:e>
              <m:f>
                <m:fPr>
                  <m:ctrlPr>
                    <w:ins w:id="1451" w:author="Sergio Di Fiore" w:date="2021-09-05T10:32:00Z">
                      <w:rPr>
                        <w:rFonts w:ascii="Cambria Math" w:hAnsi="Cambria Math"/>
                        <w:i/>
                        <w:szCs w:val="24"/>
                      </w:rPr>
                    </w:ins>
                  </m:ctrlPr>
                </m:fPr>
                <m:num>
                  <m:r>
                    <w:ins w:id="1452" w:author="Sergio Di Fiore" w:date="2021-09-05T10:32:00Z">
                      <w:rPr>
                        <w:rFonts w:ascii="Cambria Math" w:hAnsi="Cambria Math"/>
                        <w:szCs w:val="24"/>
                      </w:rPr>
                      <m:t>∂C</m:t>
                    </w:ins>
                  </m:r>
                </m:num>
                <m:den>
                  <m:r>
                    <w:ins w:id="1453" w:author="Sergio Di Fiore" w:date="2021-09-05T10:32:00Z">
                      <w:rPr>
                        <w:rFonts w:ascii="Cambria Math" w:hAnsi="Cambria Math"/>
                        <w:szCs w:val="24"/>
                      </w:rPr>
                      <m:t>∂</m:t>
                    </w:ins>
                  </m:r>
                  <m:sSub>
                    <m:sSubPr>
                      <m:ctrlPr>
                        <w:ins w:id="1454" w:author="Sergio Di Fiore" w:date="2021-09-05T10:32:00Z">
                          <w:rPr>
                            <w:rFonts w:ascii="Cambria Math" w:hAnsi="Cambria Math"/>
                            <w:i/>
                            <w:szCs w:val="24"/>
                          </w:rPr>
                        </w:ins>
                      </m:ctrlPr>
                    </m:sSubPr>
                    <m:e>
                      <m:r>
                        <w:ins w:id="1455" w:author="Sergio Di Fiore" w:date="2021-09-05T10:32:00Z">
                          <w:rPr>
                            <w:rFonts w:ascii="Cambria Math" w:hAnsi="Cambria Math"/>
                            <w:szCs w:val="24"/>
                          </w:rPr>
                          <m:t>v</m:t>
                        </w:ins>
                      </m:r>
                    </m:e>
                    <m:sub>
                      <m:r>
                        <w:ins w:id="1456" w:author="Sergio Di Fiore" w:date="2021-09-05T10:32:00Z">
                          <w:rPr>
                            <w:rFonts w:ascii="Cambria Math" w:hAnsi="Cambria Math"/>
                            <w:szCs w:val="24"/>
                          </w:rPr>
                          <m:t>1</m:t>
                        </w:ins>
                      </m:r>
                    </m:sub>
                  </m:sSub>
                </m:den>
              </m:f>
              <m:r>
                <w:ins w:id="1457" w:author="Sergio Di Fiore" w:date="2021-09-05T10:32:00Z">
                  <w:rPr>
                    <w:rFonts w:ascii="Cambria Math" w:hAnsi="Cambria Math"/>
                    <w:szCs w:val="24"/>
                  </w:rPr>
                  <m:t xml:space="preserve">, ..., </m:t>
                </w:ins>
              </m:r>
              <m:f>
                <m:fPr>
                  <m:ctrlPr>
                    <w:ins w:id="1458" w:author="Sergio Di Fiore" w:date="2021-09-05T10:32:00Z">
                      <w:rPr>
                        <w:rFonts w:ascii="Cambria Math" w:hAnsi="Cambria Math"/>
                        <w:i/>
                        <w:szCs w:val="24"/>
                      </w:rPr>
                    </w:ins>
                  </m:ctrlPr>
                </m:fPr>
                <m:num>
                  <m:r>
                    <w:ins w:id="1459" w:author="Sergio Di Fiore" w:date="2021-09-05T10:32:00Z">
                      <w:rPr>
                        <w:rFonts w:ascii="Cambria Math" w:hAnsi="Cambria Math"/>
                        <w:szCs w:val="24"/>
                      </w:rPr>
                      <m:t>∂C</m:t>
                    </w:ins>
                  </m:r>
                </m:num>
                <m:den>
                  <m:r>
                    <w:ins w:id="1460" w:author="Sergio Di Fiore" w:date="2021-09-05T10:32:00Z">
                      <w:rPr>
                        <w:rFonts w:ascii="Cambria Math" w:hAnsi="Cambria Math"/>
                        <w:szCs w:val="24"/>
                      </w:rPr>
                      <m:t>∂</m:t>
                    </w:ins>
                  </m:r>
                  <m:sSub>
                    <m:sSubPr>
                      <m:ctrlPr>
                        <w:ins w:id="1461" w:author="Sergio Di Fiore" w:date="2021-09-05T10:32:00Z">
                          <w:rPr>
                            <w:rFonts w:ascii="Cambria Math" w:hAnsi="Cambria Math"/>
                            <w:i/>
                            <w:szCs w:val="24"/>
                          </w:rPr>
                        </w:ins>
                      </m:ctrlPr>
                    </m:sSubPr>
                    <m:e>
                      <m:r>
                        <w:ins w:id="1462" w:author="Sergio Di Fiore" w:date="2021-09-05T10:32:00Z">
                          <w:rPr>
                            <w:rFonts w:ascii="Cambria Math" w:hAnsi="Cambria Math"/>
                            <w:szCs w:val="24"/>
                          </w:rPr>
                          <m:t>v</m:t>
                        </w:ins>
                      </m:r>
                    </m:e>
                    <m:sub>
                      <m:r>
                        <w:ins w:id="1463" w:author="Sergio Di Fiore" w:date="2021-09-05T10:32:00Z">
                          <w:rPr>
                            <w:rFonts w:ascii="Cambria Math" w:hAnsi="Cambria Math"/>
                            <w:szCs w:val="24"/>
                          </w:rPr>
                          <m:t>1</m:t>
                        </w:ins>
                      </m:r>
                    </m:sub>
                  </m:sSub>
                </m:den>
              </m:f>
            </m:e>
          </m:d>
          <m:r>
            <w:ins w:id="1464" w:author="Sergio Di Fiore" w:date="2021-09-05T10:32:00Z">
              <w:rPr>
                <w:rFonts w:ascii="Cambria Math" w:hAnsi="Cambria Math"/>
                <w:szCs w:val="24"/>
              </w:rPr>
              <m:t xml:space="preserve"> </m:t>
            </w:ins>
          </m:r>
        </m:oMath>
      </m:oMathPara>
    </w:p>
    <w:p w14:paraId="190945C9" w14:textId="44725DA4" w:rsidR="00E42FA1" w:rsidRPr="00201E73" w:rsidRDefault="00E42FA1" w:rsidP="00E42FA1">
      <w:pPr>
        <w:rPr>
          <w:ins w:id="1465" w:author="Sergio Di Fiore" w:date="2021-09-05T10:36:00Z"/>
          <w:iCs/>
        </w:rPr>
      </w:pPr>
      <w:ins w:id="1466" w:author="Sergio Di Fiore" w:date="2021-09-05T10:36:00Z">
        <w:r w:rsidRPr="001F752C">
          <w:rPr>
            <w:iCs/>
          </w:rPr>
          <w:t>A</w:t>
        </w:r>
        <w:r w:rsidRPr="009C7944">
          <w:rPr>
            <w:iCs/>
          </w:rPr>
          <w:t xml:space="preserve">plicar o método do gradiente para determinar os pesos </w:t>
        </w:r>
        <w:proofErr w:type="spellStart"/>
        <w:r w:rsidRPr="00201E73">
          <w:rPr>
            <w:rFonts w:ascii="Cambria Math" w:hAnsi="Cambria Math"/>
            <w:iCs/>
          </w:rPr>
          <w:t>w</w:t>
        </w:r>
        <w:r w:rsidRPr="00201E73">
          <w:rPr>
            <w:rFonts w:ascii="Cambria Math" w:hAnsi="Cambria Math"/>
            <w:iCs/>
            <w:vertAlign w:val="subscript"/>
          </w:rPr>
          <w:t>k</w:t>
        </w:r>
        <w:proofErr w:type="spellEnd"/>
        <w:r w:rsidRPr="00201E73">
          <w:rPr>
            <w:iCs/>
          </w:rPr>
          <w:t xml:space="preserve"> e </w:t>
        </w:r>
        <w:r w:rsidR="001C42B6" w:rsidRPr="00201E73">
          <w:rPr>
            <w:iCs/>
          </w:rPr>
          <w:t>a</w:t>
        </w:r>
        <w:r w:rsidRPr="00201E73">
          <w:rPr>
            <w:iCs/>
          </w:rPr>
          <w:t xml:space="preserve">s </w:t>
        </w:r>
        <w:r w:rsidRPr="00201E73">
          <w:t>tendência</w:t>
        </w:r>
        <w:r w:rsidRPr="00201E73">
          <w:rPr>
            <w:iCs/>
          </w:rPr>
          <w:t xml:space="preserve"> </w:t>
        </w:r>
        <w:proofErr w:type="spellStart"/>
        <w:r w:rsidRPr="00201E73">
          <w:rPr>
            <w:rFonts w:ascii="Cambria Math" w:hAnsi="Cambria Math"/>
            <w:iCs/>
          </w:rPr>
          <w:t>b</w:t>
        </w:r>
        <w:r w:rsidRPr="00201E73">
          <w:rPr>
            <w:rFonts w:ascii="Cambria Math" w:hAnsi="Cambria Math"/>
            <w:iCs/>
            <w:vertAlign w:val="subscript"/>
          </w:rPr>
          <w:t>l</w:t>
        </w:r>
        <w:proofErr w:type="spellEnd"/>
        <w:r w:rsidRPr="00201E73">
          <w:rPr>
            <w:iCs/>
          </w:rPr>
          <w:t xml:space="preserve"> de tal forma que se minimize a equação do custo (equação </w:t>
        </w:r>
      </w:ins>
      <w:ins w:id="1467" w:author="Sergio Di Fiore" w:date="2021-09-05T10:37:00Z">
        <w:r w:rsidR="00C901F2" w:rsidRPr="00201E73">
          <w:rPr>
            <w:iCs/>
          </w:rPr>
          <w:t>5</w:t>
        </w:r>
      </w:ins>
      <w:ins w:id="1468" w:author="Sergio Di Fiore" w:date="2021-09-05T10:36:00Z">
        <w:r w:rsidRPr="00201E73">
          <w:rPr>
            <w:iCs/>
          </w:rPr>
          <w:t>)?</w:t>
        </w:r>
      </w:ins>
      <w:ins w:id="1469" w:author="Sergio Di Fiore" w:date="2021-09-05T10:38:00Z">
        <w:r w:rsidR="00517507" w:rsidRPr="00201E73">
          <w:rPr>
            <w:iCs/>
          </w:rPr>
          <w:t xml:space="preserve"> R</w:t>
        </w:r>
      </w:ins>
      <w:ins w:id="1470" w:author="Sergio Di Fiore" w:date="2021-09-05T10:36:00Z">
        <w:r w:rsidRPr="00201E73">
          <w:rPr>
            <w:iCs/>
          </w:rPr>
          <w:t xml:space="preserve">eescreva-se a regra de atualização do método do gradiente com os pesos e </w:t>
        </w:r>
        <w:r w:rsidRPr="00201E73">
          <w:t>tendência</w:t>
        </w:r>
        <w:r w:rsidRPr="00201E73">
          <w:rPr>
            <w:iCs/>
          </w:rPr>
          <w:t xml:space="preserve"> substituindo as variáveis </w:t>
        </w:r>
        <w:proofErr w:type="spellStart"/>
        <w:r w:rsidRPr="00201E73">
          <w:rPr>
            <w:iCs/>
          </w:rPr>
          <w:t>v</w:t>
        </w:r>
        <w:r w:rsidRPr="00201E73">
          <w:rPr>
            <w:iCs/>
          </w:rPr>
          <w:softHyphen/>
        </w:r>
        <w:r w:rsidRPr="00201E73">
          <w:rPr>
            <w:iCs/>
            <w:vertAlign w:val="subscript"/>
          </w:rPr>
          <w:t>j</w:t>
        </w:r>
        <w:proofErr w:type="spellEnd"/>
        <w:r w:rsidRPr="00201E73">
          <w:rPr>
            <w:iCs/>
          </w:rPr>
          <w:t xml:space="preserve">, ou seja, a “posição” possui componentes </w:t>
        </w:r>
        <w:proofErr w:type="spellStart"/>
        <w:r w:rsidRPr="00201E73">
          <w:rPr>
            <w:rFonts w:ascii="Cambria Math" w:hAnsi="Cambria Math"/>
            <w:iCs/>
          </w:rPr>
          <w:t>w</w:t>
        </w:r>
        <w:r w:rsidRPr="00201E73">
          <w:rPr>
            <w:rFonts w:ascii="Cambria Math" w:hAnsi="Cambria Math"/>
            <w:iCs/>
            <w:vertAlign w:val="subscript"/>
          </w:rPr>
          <w:t>k</w:t>
        </w:r>
        <w:proofErr w:type="spellEnd"/>
        <w:r w:rsidRPr="00201E73">
          <w:rPr>
            <w:iCs/>
          </w:rPr>
          <w:t xml:space="preserve"> e </w:t>
        </w:r>
        <w:proofErr w:type="spellStart"/>
        <w:r w:rsidRPr="00201E73">
          <w:rPr>
            <w:rFonts w:ascii="Cambria Math" w:hAnsi="Cambria Math"/>
            <w:iCs/>
          </w:rPr>
          <w:t>b</w:t>
        </w:r>
        <w:r w:rsidRPr="00201E73">
          <w:rPr>
            <w:rFonts w:ascii="Cambria Math" w:hAnsi="Cambria Math"/>
            <w:iCs/>
            <w:vertAlign w:val="subscript"/>
          </w:rPr>
          <w:t>l</w:t>
        </w:r>
        <w:proofErr w:type="spellEnd"/>
        <w:r w:rsidRPr="00201E73">
          <w:rPr>
            <w:iCs/>
          </w:rPr>
          <w:t xml:space="preserve"> e o vetor gradiente </w:t>
        </w:r>
      </w:ins>
      <m:oMath>
        <m:r>
          <w:ins w:id="1471" w:author="Sergio Di Fiore" w:date="2021-09-05T10:36:00Z">
            <w:rPr>
              <w:rFonts w:ascii="Cambria Math" w:hAnsi="Cambria Math"/>
            </w:rPr>
            <m:t>∇C</m:t>
          </w:ins>
        </m:r>
      </m:oMath>
      <w:ins w:id="1472" w:author="Sergio Di Fiore" w:date="2021-09-05T10:36:00Z">
        <w:r w:rsidRPr="00201E73">
          <w:rPr>
            <w:iCs/>
          </w:rPr>
          <w:t xml:space="preserve"> tem os componentes correspondentes </w:t>
        </w:r>
      </w:ins>
      <m:oMath>
        <m:r>
          <w:ins w:id="1473" w:author="Sergio Di Fiore" w:date="2021-09-05T10:36:00Z">
            <w:rPr>
              <w:rFonts w:ascii="Cambria Math" w:hAnsi="Cambria Math"/>
            </w:rPr>
            <m:t>∂C/</m:t>
          </w:ins>
        </m:r>
        <m:sSub>
          <m:sSubPr>
            <m:ctrlPr>
              <w:ins w:id="1474" w:author="Sergio Di Fiore" w:date="2021-09-05T10:36:00Z">
                <w:rPr>
                  <w:rFonts w:ascii="Cambria Math" w:hAnsi="Cambria Math"/>
                  <w:i/>
                  <w:iCs/>
                </w:rPr>
              </w:ins>
            </m:ctrlPr>
          </m:sSubPr>
          <m:e>
            <m:r>
              <w:ins w:id="1475" w:author="Sergio Di Fiore" w:date="2021-09-05T10:36:00Z">
                <w:rPr>
                  <w:rFonts w:ascii="Cambria Math" w:hAnsi="Cambria Math"/>
                </w:rPr>
                <m:t>∂w</m:t>
              </w:ins>
            </m:r>
          </m:e>
          <m:sub>
            <m:r>
              <w:ins w:id="1476" w:author="Sergio Di Fiore" w:date="2021-09-05T10:36:00Z">
                <w:rPr>
                  <w:rFonts w:ascii="Cambria Math" w:hAnsi="Cambria Math"/>
                </w:rPr>
                <m:t>k</m:t>
              </w:ins>
            </m:r>
          </m:sub>
        </m:sSub>
      </m:oMath>
      <w:ins w:id="1477" w:author="Sergio Di Fiore" w:date="2021-09-05T10:36:00Z">
        <w:r w:rsidRPr="009D51D6">
          <w:rPr>
            <w:iCs/>
          </w:rPr>
          <w:t xml:space="preserve"> e </w:t>
        </w:r>
      </w:ins>
      <m:oMath>
        <m:r>
          <w:ins w:id="1478" w:author="Sergio Di Fiore" w:date="2021-09-05T10:36:00Z">
            <w:rPr>
              <w:rFonts w:ascii="Cambria Math" w:hAnsi="Cambria Math"/>
            </w:rPr>
            <m:t>∂C/</m:t>
          </w:ins>
        </m:r>
        <m:sSub>
          <m:sSubPr>
            <m:ctrlPr>
              <w:ins w:id="1479" w:author="Sergio Di Fiore" w:date="2021-09-05T10:36:00Z">
                <w:rPr>
                  <w:rFonts w:ascii="Cambria Math" w:hAnsi="Cambria Math"/>
                  <w:i/>
                  <w:iCs/>
                </w:rPr>
              </w:ins>
            </m:ctrlPr>
          </m:sSubPr>
          <m:e>
            <m:r>
              <w:ins w:id="1480" w:author="Sergio Di Fiore" w:date="2021-09-05T10:36:00Z">
                <w:rPr>
                  <w:rFonts w:ascii="Cambria Math" w:hAnsi="Cambria Math"/>
                </w:rPr>
                <m:t>∂b</m:t>
              </w:ins>
            </m:r>
          </m:e>
          <m:sub>
            <m:r>
              <w:ins w:id="1481" w:author="Sergio Di Fiore" w:date="2021-09-05T10:36:00Z">
                <w:rPr>
                  <w:rFonts w:ascii="Cambria Math" w:hAnsi="Cambria Math"/>
                </w:rPr>
                <m:t>l</m:t>
              </w:ins>
            </m:r>
          </m:sub>
        </m:sSub>
      </m:oMath>
      <w:ins w:id="1482" w:author="Sergio Di Fiore" w:date="2021-09-05T10:36:00Z">
        <w:r w:rsidRPr="009D51D6">
          <w:rPr>
            <w:iCs/>
          </w:rPr>
          <w:t xml:space="preserve">. </w:t>
        </w:r>
      </w:ins>
      <w:ins w:id="1483" w:author="Sergio Di Fiore" w:date="2021-09-05T10:38:00Z">
        <w:r w:rsidR="00517507" w:rsidRPr="001F752C">
          <w:rPr>
            <w:iCs/>
          </w:rPr>
          <w:t>Tem-se</w:t>
        </w:r>
      </w:ins>
      <w:ins w:id="1484" w:author="Sergio Di Fiore" w:date="2021-09-05T10:36:00Z">
        <w:r w:rsidRPr="001F752C">
          <w:rPr>
            <w:iCs/>
          </w:rPr>
          <w:t xml:space="preserve"> assim</w:t>
        </w:r>
        <w:r w:rsidRPr="009C7944">
          <w:rPr>
            <w:iCs/>
          </w:rPr>
          <w:t xml:space="preserve"> as equações 1</w:t>
        </w:r>
      </w:ins>
      <w:ins w:id="1485" w:author="Sergio Di Fiore" w:date="2021-09-05T10:39:00Z">
        <w:r w:rsidR="00F7697B" w:rsidRPr="00201E73">
          <w:rPr>
            <w:iCs/>
          </w:rPr>
          <w:t>1</w:t>
        </w:r>
      </w:ins>
      <w:ins w:id="1486" w:author="Sergio Di Fiore" w:date="2021-09-05T10:36:00Z">
        <w:r w:rsidRPr="00201E73">
          <w:rPr>
            <w:iCs/>
          </w:rPr>
          <w:t xml:space="preserve"> e 1</w:t>
        </w:r>
      </w:ins>
      <w:ins w:id="1487" w:author="Sergio Di Fiore" w:date="2021-09-05T10:39:00Z">
        <w:r w:rsidR="00F7697B" w:rsidRPr="00201E73">
          <w:rPr>
            <w:iCs/>
          </w:rPr>
          <w:t>2</w:t>
        </w:r>
      </w:ins>
      <w:ins w:id="1488" w:author="Sergio Di Fiore" w:date="2021-09-05T10:36:00Z">
        <w:r w:rsidRPr="00201E73">
          <w:rPr>
            <w:iCs/>
          </w:rPr>
          <w:t>:</w:t>
        </w:r>
      </w:ins>
    </w:p>
    <w:p w14:paraId="13C6DD34" w14:textId="0460DC64" w:rsidR="00E42FA1" w:rsidRPr="00201E73" w:rsidRDefault="00E42FA1">
      <w:pPr>
        <w:pStyle w:val="Legenda"/>
        <w:jc w:val="center"/>
        <w:rPr>
          <w:ins w:id="1489" w:author="Sergio Di Fiore" w:date="2021-09-05T10:36:00Z"/>
        </w:rPr>
        <w:pPrChange w:id="1490" w:author="Sergio Di Fiore" w:date="2021-09-05T10:36:00Z">
          <w:pPr>
            <w:pStyle w:val="Legenda"/>
          </w:pPr>
        </w:pPrChange>
      </w:pPr>
      <w:bookmarkStart w:id="1491" w:name="_Toc80032305"/>
      <w:ins w:id="1492" w:author="Sergio Di Fiore" w:date="2021-09-05T10:36:00Z">
        <w:r w:rsidRPr="00201E73">
          <w:t>Equação 1</w:t>
        </w:r>
      </w:ins>
      <w:ins w:id="1493" w:author="Sergio Di Fiore" w:date="2021-09-05T16:59:00Z">
        <w:r w:rsidR="00F32299" w:rsidRPr="00201E73">
          <w:t>4</w:t>
        </w:r>
      </w:ins>
      <w:ins w:id="1494" w:author="Sergio Di Fiore" w:date="2021-09-05T10:36:00Z">
        <w:r w:rsidRPr="00201E73">
          <w:t>: Componente do peso</w:t>
        </w:r>
        <w:bookmarkEnd w:id="1491"/>
      </w:ins>
    </w:p>
    <w:p w14:paraId="4F20DBAC" w14:textId="77777777" w:rsidR="00E42FA1" w:rsidRPr="00FF4046" w:rsidRDefault="00363137" w:rsidP="00E42FA1">
      <w:pPr>
        <w:rPr>
          <w:ins w:id="1495" w:author="Sergio Di Fiore" w:date="2021-09-05T10:36:00Z"/>
          <w:rFonts w:ascii="Cambria Math" w:hAnsi="Cambria Math"/>
          <w:szCs w:val="24"/>
          <w:rPrChange w:id="1496" w:author="Sergio Di Fiore" w:date="2021-09-05T17:02:00Z">
            <w:rPr>
              <w:ins w:id="1497" w:author="Sergio Di Fiore" w:date="2021-09-05T10:36:00Z"/>
              <w:color w:val="333333"/>
              <w:szCs w:val="24"/>
              <w:shd w:val="clear" w:color="auto" w:fill="FFFFFF"/>
            </w:rPr>
          </w:rPrChange>
        </w:rPr>
      </w:pPr>
      <m:oMathPara>
        <m:oMath>
          <m:sSub>
            <m:sSubPr>
              <m:ctrlPr>
                <w:ins w:id="1498" w:author="Sergio Di Fiore" w:date="2021-09-05T10:36:00Z">
                  <w:rPr>
                    <w:rFonts w:ascii="Cambria Math" w:hAnsi="Cambria Math"/>
                    <w:szCs w:val="24"/>
                  </w:rPr>
                </w:ins>
              </m:ctrlPr>
            </m:sSubPr>
            <m:e>
              <m:r>
                <w:ins w:id="1499" w:author="Sergio Di Fiore" w:date="2021-09-05T10:36:00Z">
                  <w:rPr>
                    <w:rFonts w:ascii="Cambria Math" w:hAnsi="Cambria Math"/>
                    <w:szCs w:val="24"/>
                  </w:rPr>
                  <m:t>w</m:t>
                </w:ins>
              </m:r>
            </m:e>
            <m:sub>
              <m:r>
                <w:ins w:id="1500" w:author="Sergio Di Fiore" w:date="2021-09-05T10:36:00Z">
                  <w:rPr>
                    <w:rFonts w:ascii="Cambria Math" w:hAnsi="Cambria Math"/>
                    <w:szCs w:val="24"/>
                  </w:rPr>
                  <m:t>k</m:t>
                </w:ins>
              </m:r>
            </m:sub>
          </m:sSub>
          <m:r>
            <w:ins w:id="1501" w:author="Sergio Di Fiore" w:date="2021-09-05T10:36:00Z">
              <m:rPr>
                <m:sty m:val="p"/>
              </m:rPr>
              <w:rPr>
                <w:rFonts w:ascii="Cambria Math" w:hAnsi="Cambria Math"/>
                <w:szCs w:val="24"/>
                <w:rPrChange w:id="1502" w:author="Sergio Di Fiore" w:date="2021-09-05T17:02:00Z">
                  <w:rPr>
                    <w:rFonts w:ascii="Cambria Math" w:hAnsi="Cambria Math"/>
                    <w:szCs w:val="24"/>
                  </w:rPr>
                </w:rPrChange>
              </w:rPr>
              <m:t>→</m:t>
            </w:ins>
          </m:r>
          <m:sSub>
            <m:sSubPr>
              <m:ctrlPr>
                <w:ins w:id="1503" w:author="Sergio Di Fiore" w:date="2021-09-05T10:36:00Z">
                  <w:rPr>
                    <w:rFonts w:ascii="Cambria Math" w:hAnsi="Cambria Math"/>
                    <w:szCs w:val="24"/>
                  </w:rPr>
                </w:ins>
              </m:ctrlPr>
            </m:sSubPr>
            <m:e>
              <m:r>
                <w:ins w:id="1504" w:author="Sergio Di Fiore" w:date="2021-09-05T10:36:00Z">
                  <w:rPr>
                    <w:rFonts w:ascii="Cambria Math" w:hAnsi="Cambria Math"/>
                    <w:szCs w:val="24"/>
                  </w:rPr>
                  <m:t>w</m:t>
                </w:ins>
              </m:r>
              <m:r>
                <w:ins w:id="1505" w:author="Sergio Di Fiore" w:date="2021-09-05T10:36:00Z">
                  <m:rPr>
                    <m:sty m:val="p"/>
                  </m:rPr>
                  <w:rPr>
                    <w:rFonts w:ascii="Cambria Math" w:hAnsi="Cambria Math"/>
                    <w:szCs w:val="24"/>
                    <w:rPrChange w:id="1506" w:author="Sergio Di Fiore" w:date="2021-09-05T17:02:00Z">
                      <w:rPr>
                        <w:rFonts w:ascii="Cambria Math" w:hAnsi="Cambria Math"/>
                        <w:szCs w:val="24"/>
                      </w:rPr>
                    </w:rPrChange>
                  </w:rPr>
                  <m:t>'</m:t>
                </w:ins>
              </m:r>
            </m:e>
            <m:sub>
              <m:r>
                <w:ins w:id="1507" w:author="Sergio Di Fiore" w:date="2021-09-05T10:36:00Z">
                  <w:rPr>
                    <w:rFonts w:ascii="Cambria Math" w:hAnsi="Cambria Math"/>
                    <w:szCs w:val="24"/>
                  </w:rPr>
                  <m:t>k</m:t>
                </w:ins>
              </m:r>
            </m:sub>
          </m:sSub>
          <m:r>
            <w:ins w:id="1508" w:author="Sergio Di Fiore" w:date="2021-09-05T10:36:00Z">
              <m:rPr>
                <m:sty m:val="p"/>
              </m:rPr>
              <w:rPr>
                <w:rFonts w:ascii="Cambria Math" w:hAnsi="Cambria Math"/>
                <w:szCs w:val="24"/>
                <w:rPrChange w:id="1509" w:author="Sergio Di Fiore" w:date="2021-09-05T17:02:00Z">
                  <w:rPr>
                    <w:rFonts w:ascii="Cambria Math" w:hAnsi="Cambria Math"/>
                    <w:szCs w:val="24"/>
                  </w:rPr>
                </w:rPrChange>
              </w:rPr>
              <m:t>=</m:t>
            </w:ins>
          </m:r>
          <m:sSub>
            <m:sSubPr>
              <m:ctrlPr>
                <w:ins w:id="1510" w:author="Sergio Di Fiore" w:date="2021-09-05T10:36:00Z">
                  <w:rPr>
                    <w:rFonts w:ascii="Cambria Math" w:hAnsi="Cambria Math"/>
                    <w:szCs w:val="24"/>
                  </w:rPr>
                </w:ins>
              </m:ctrlPr>
            </m:sSubPr>
            <m:e>
              <m:r>
                <w:ins w:id="1511" w:author="Sergio Di Fiore" w:date="2021-09-05T10:36:00Z">
                  <w:rPr>
                    <w:rFonts w:ascii="Cambria Math" w:hAnsi="Cambria Math"/>
                    <w:szCs w:val="24"/>
                  </w:rPr>
                  <m:t>w</m:t>
                </w:ins>
              </m:r>
            </m:e>
            <m:sub>
              <m:r>
                <w:ins w:id="1512" w:author="Sergio Di Fiore" w:date="2021-09-05T10:36:00Z">
                  <w:rPr>
                    <w:rFonts w:ascii="Cambria Math" w:hAnsi="Cambria Math"/>
                    <w:szCs w:val="24"/>
                  </w:rPr>
                  <m:t>k</m:t>
                </w:ins>
              </m:r>
            </m:sub>
          </m:sSub>
          <m:r>
            <w:ins w:id="1513" w:author="Sergio Di Fiore" w:date="2021-09-05T10:36:00Z">
              <m:rPr>
                <m:sty m:val="p"/>
              </m:rPr>
              <w:rPr>
                <w:rFonts w:ascii="Cambria Math" w:hAnsi="Cambria Math"/>
                <w:szCs w:val="24"/>
                <w:rPrChange w:id="1514" w:author="Sergio Di Fiore" w:date="2021-09-05T17:02:00Z">
                  <w:rPr>
                    <w:rFonts w:ascii="Cambria Math" w:hAnsi="Cambria Math"/>
                    <w:szCs w:val="24"/>
                  </w:rPr>
                </w:rPrChange>
              </w:rPr>
              <m:t>-</m:t>
            </w:ins>
          </m:r>
          <m:r>
            <w:ins w:id="1515" w:author="Sergio Di Fiore" w:date="2021-09-05T10:36:00Z">
              <m:rPr>
                <m:sty m:val="p"/>
              </m:rPr>
              <w:rPr>
                <w:rFonts w:ascii="Cambria Math" w:hAnsi="Cambria Math"/>
                <w:szCs w:val="24"/>
                <w:rPrChange w:id="1516" w:author="Sergio Di Fiore" w:date="2021-09-05T17:02:00Z">
                  <w:rPr>
                    <w:rFonts w:ascii="Cambria Math" w:hAnsi="Cambria Math"/>
                    <w:color w:val="333333"/>
                    <w:szCs w:val="24"/>
                    <w:shd w:val="clear" w:color="auto" w:fill="FFFFFF"/>
                  </w:rPr>
                </w:rPrChange>
              </w:rPr>
              <m:t xml:space="preserve"> </m:t>
            </w:ins>
          </m:r>
          <m:r>
            <w:ins w:id="1517" w:author="Sergio Di Fiore" w:date="2021-09-05T10:36:00Z">
              <w:rPr>
                <w:rFonts w:ascii="Cambria Math" w:hAnsi="Cambria Math"/>
                <w:szCs w:val="24"/>
                <w:rPrChange w:id="1518" w:author="Sergio Di Fiore" w:date="2021-09-05T17:02:00Z">
                  <w:rPr>
                    <w:rFonts w:ascii="Cambria Math" w:hAnsi="Cambria Math"/>
                    <w:color w:val="333333"/>
                    <w:szCs w:val="24"/>
                    <w:shd w:val="clear" w:color="auto" w:fill="FFFFFF"/>
                  </w:rPr>
                </w:rPrChange>
              </w:rPr>
              <m:t>η</m:t>
            </w:ins>
          </m:r>
          <m:f>
            <m:fPr>
              <m:ctrlPr>
                <w:ins w:id="1519" w:author="Sergio Di Fiore" w:date="2021-09-05T10:36:00Z">
                  <w:rPr>
                    <w:rFonts w:ascii="Cambria Math" w:hAnsi="Cambria Math"/>
                    <w:szCs w:val="24"/>
                  </w:rPr>
                </w:ins>
              </m:ctrlPr>
            </m:fPr>
            <m:num>
              <m:r>
                <w:ins w:id="1520" w:author="Sergio Di Fiore" w:date="2021-09-05T10:36:00Z">
                  <w:rPr>
                    <w:rFonts w:ascii="Cambria Math" w:hAnsi="Cambria Math"/>
                    <w:szCs w:val="24"/>
                    <w:rPrChange w:id="1521" w:author="Sergio Di Fiore" w:date="2021-09-05T17:02:00Z">
                      <w:rPr>
                        <w:rFonts w:ascii="Cambria Math" w:hAnsi="Cambria Math"/>
                        <w:color w:val="333333"/>
                        <w:szCs w:val="24"/>
                        <w:shd w:val="clear" w:color="auto" w:fill="FFFFFF"/>
                      </w:rPr>
                    </w:rPrChange>
                  </w:rPr>
                  <m:t>∂C</m:t>
                </w:ins>
              </m:r>
            </m:num>
            <m:den>
              <m:r>
                <w:ins w:id="1522" w:author="Sergio Di Fiore" w:date="2021-09-05T10:36:00Z">
                  <w:rPr>
                    <w:rFonts w:ascii="Cambria Math" w:hAnsi="Cambria Math"/>
                    <w:szCs w:val="24"/>
                    <w:rPrChange w:id="1523" w:author="Sergio Di Fiore" w:date="2021-09-05T17:02:00Z">
                      <w:rPr>
                        <w:rFonts w:ascii="Cambria Math" w:hAnsi="Cambria Math"/>
                        <w:color w:val="333333"/>
                        <w:szCs w:val="24"/>
                        <w:shd w:val="clear" w:color="auto" w:fill="FFFFFF"/>
                      </w:rPr>
                    </w:rPrChange>
                  </w:rPr>
                  <m:t>∂</m:t>
                </w:ins>
              </m:r>
              <m:sSub>
                <m:sSubPr>
                  <m:ctrlPr>
                    <w:ins w:id="1524" w:author="Sergio Di Fiore" w:date="2021-09-05T10:36:00Z">
                      <w:rPr>
                        <w:rFonts w:ascii="Cambria Math" w:hAnsi="Cambria Math"/>
                        <w:szCs w:val="24"/>
                      </w:rPr>
                    </w:ins>
                  </m:ctrlPr>
                </m:sSubPr>
                <m:e>
                  <m:r>
                    <w:ins w:id="1525" w:author="Sergio Di Fiore" w:date="2021-09-05T10:36:00Z">
                      <w:rPr>
                        <w:rFonts w:ascii="Cambria Math" w:hAnsi="Cambria Math"/>
                        <w:szCs w:val="24"/>
                      </w:rPr>
                      <m:t>w</m:t>
                    </w:ins>
                  </m:r>
                </m:e>
                <m:sub>
                  <m:r>
                    <w:ins w:id="1526" w:author="Sergio Di Fiore" w:date="2021-09-05T10:36:00Z">
                      <w:rPr>
                        <w:rFonts w:ascii="Cambria Math" w:hAnsi="Cambria Math"/>
                        <w:szCs w:val="24"/>
                      </w:rPr>
                      <m:t>k</m:t>
                    </w:ins>
                  </m:r>
                </m:sub>
              </m:sSub>
            </m:den>
          </m:f>
        </m:oMath>
      </m:oMathPara>
    </w:p>
    <w:p w14:paraId="20C611AE" w14:textId="250392A6" w:rsidR="00B81FB1" w:rsidRPr="00201E73" w:rsidRDefault="00B81FB1">
      <w:pPr>
        <w:pStyle w:val="Legenda"/>
        <w:jc w:val="center"/>
        <w:rPr>
          <w:ins w:id="1527" w:author="Sergio Di Fiore" w:date="2021-09-05T10:39:00Z"/>
        </w:rPr>
        <w:pPrChange w:id="1528" w:author="Sergio Di Fiore" w:date="2021-09-05T10:39:00Z">
          <w:pPr>
            <w:pStyle w:val="Legenda"/>
          </w:pPr>
        </w:pPrChange>
      </w:pPr>
      <w:ins w:id="1529" w:author="Sergio Di Fiore" w:date="2021-09-05T10:39:00Z">
        <w:r w:rsidRPr="009D51D6">
          <w:t xml:space="preserve">Equação </w:t>
        </w:r>
        <w:r w:rsidRPr="001F752C">
          <w:t>1</w:t>
        </w:r>
      </w:ins>
      <w:ins w:id="1530" w:author="Sergio Di Fiore" w:date="2021-09-05T16:59:00Z">
        <w:r w:rsidR="00F32299" w:rsidRPr="001F752C">
          <w:t>5</w:t>
        </w:r>
      </w:ins>
      <w:ins w:id="1531" w:author="Sergio Di Fiore" w:date="2021-09-05T10:39:00Z">
        <w:r w:rsidRPr="009C7944">
          <w:t xml:space="preserve">:  </w:t>
        </w:r>
        <w:r w:rsidRPr="00201E73">
          <w:t xml:space="preserve">Componente do </w:t>
        </w:r>
        <w:r w:rsidRPr="00201E73">
          <w:rPr>
            <w:i w:val="0"/>
          </w:rPr>
          <w:t>tendência</w:t>
        </w:r>
      </w:ins>
    </w:p>
    <w:p w14:paraId="69A111A8" w14:textId="77777777" w:rsidR="00B81FB1" w:rsidRPr="00FF4046" w:rsidRDefault="00363137" w:rsidP="00B81FB1">
      <w:pPr>
        <w:rPr>
          <w:ins w:id="1532" w:author="Sergio Di Fiore" w:date="2021-09-05T10:39:00Z"/>
          <w:rFonts w:ascii="Cambria Math" w:hAnsi="Cambria Math"/>
          <w:szCs w:val="24"/>
          <w:rPrChange w:id="1533" w:author="Sergio Di Fiore" w:date="2021-09-05T17:02:00Z">
            <w:rPr>
              <w:ins w:id="1534" w:author="Sergio Di Fiore" w:date="2021-09-05T10:39:00Z"/>
              <w:color w:val="333333"/>
              <w:szCs w:val="24"/>
              <w:shd w:val="clear" w:color="auto" w:fill="FFFFFF"/>
            </w:rPr>
          </w:rPrChange>
        </w:rPr>
      </w:pPr>
      <m:oMathPara>
        <m:oMath>
          <m:sSub>
            <m:sSubPr>
              <m:ctrlPr>
                <w:ins w:id="1535" w:author="Sergio Di Fiore" w:date="2021-09-05T10:39:00Z">
                  <w:rPr>
                    <w:rFonts w:ascii="Cambria Math" w:hAnsi="Cambria Math"/>
                    <w:szCs w:val="24"/>
                  </w:rPr>
                </w:ins>
              </m:ctrlPr>
            </m:sSubPr>
            <m:e>
              <m:r>
                <w:ins w:id="1536" w:author="Sergio Di Fiore" w:date="2021-09-05T10:39:00Z">
                  <w:rPr>
                    <w:rFonts w:ascii="Cambria Math" w:hAnsi="Cambria Math"/>
                    <w:szCs w:val="24"/>
                  </w:rPr>
                  <m:t>b</m:t>
                </w:ins>
              </m:r>
            </m:e>
            <m:sub>
              <m:r>
                <w:ins w:id="1537" w:author="Sergio Di Fiore" w:date="2021-09-05T10:39:00Z">
                  <w:rPr>
                    <w:rFonts w:ascii="Cambria Math" w:hAnsi="Cambria Math"/>
                    <w:szCs w:val="24"/>
                  </w:rPr>
                  <m:t>l</m:t>
                </w:ins>
              </m:r>
            </m:sub>
          </m:sSub>
          <m:r>
            <w:ins w:id="1538" w:author="Sergio Di Fiore" w:date="2021-09-05T10:39:00Z">
              <m:rPr>
                <m:sty m:val="p"/>
              </m:rPr>
              <w:rPr>
                <w:rFonts w:ascii="Cambria Math" w:hAnsi="Cambria Math"/>
                <w:szCs w:val="24"/>
                <w:rPrChange w:id="1539" w:author="Sergio Di Fiore" w:date="2021-09-05T17:02:00Z">
                  <w:rPr>
                    <w:rFonts w:ascii="Cambria Math" w:hAnsi="Cambria Math"/>
                    <w:szCs w:val="24"/>
                  </w:rPr>
                </w:rPrChange>
              </w:rPr>
              <m:t>→</m:t>
            </w:ins>
          </m:r>
          <m:sSub>
            <m:sSubPr>
              <m:ctrlPr>
                <w:ins w:id="1540" w:author="Sergio Di Fiore" w:date="2021-09-05T10:39:00Z">
                  <w:rPr>
                    <w:rFonts w:ascii="Cambria Math" w:hAnsi="Cambria Math"/>
                    <w:szCs w:val="24"/>
                  </w:rPr>
                </w:ins>
              </m:ctrlPr>
            </m:sSubPr>
            <m:e>
              <m:r>
                <w:ins w:id="1541" w:author="Sergio Di Fiore" w:date="2021-09-05T10:39:00Z">
                  <w:rPr>
                    <w:rFonts w:ascii="Cambria Math" w:hAnsi="Cambria Math"/>
                    <w:szCs w:val="24"/>
                  </w:rPr>
                  <m:t>b</m:t>
                </w:ins>
              </m:r>
              <m:r>
                <w:ins w:id="1542" w:author="Sergio Di Fiore" w:date="2021-09-05T10:39:00Z">
                  <m:rPr>
                    <m:sty m:val="p"/>
                  </m:rPr>
                  <w:rPr>
                    <w:rFonts w:ascii="Cambria Math" w:hAnsi="Cambria Math"/>
                    <w:szCs w:val="24"/>
                    <w:rPrChange w:id="1543" w:author="Sergio Di Fiore" w:date="2021-09-05T17:02:00Z">
                      <w:rPr>
                        <w:rFonts w:ascii="Cambria Math" w:hAnsi="Cambria Math"/>
                        <w:szCs w:val="24"/>
                      </w:rPr>
                    </w:rPrChange>
                  </w:rPr>
                  <m:t>'</m:t>
                </w:ins>
              </m:r>
            </m:e>
            <m:sub>
              <m:r>
                <w:ins w:id="1544" w:author="Sergio Di Fiore" w:date="2021-09-05T10:39:00Z">
                  <w:rPr>
                    <w:rFonts w:ascii="Cambria Math" w:hAnsi="Cambria Math"/>
                    <w:szCs w:val="24"/>
                  </w:rPr>
                  <m:t>l</m:t>
                </w:ins>
              </m:r>
            </m:sub>
          </m:sSub>
          <m:r>
            <w:ins w:id="1545" w:author="Sergio Di Fiore" w:date="2021-09-05T10:39:00Z">
              <m:rPr>
                <m:sty m:val="p"/>
              </m:rPr>
              <w:rPr>
                <w:rFonts w:ascii="Cambria Math" w:hAnsi="Cambria Math"/>
                <w:szCs w:val="24"/>
                <w:rPrChange w:id="1546" w:author="Sergio Di Fiore" w:date="2021-09-05T17:02:00Z">
                  <w:rPr>
                    <w:rFonts w:ascii="Cambria Math" w:hAnsi="Cambria Math"/>
                    <w:szCs w:val="24"/>
                  </w:rPr>
                </w:rPrChange>
              </w:rPr>
              <m:t xml:space="preserve"> = </m:t>
            </w:ins>
          </m:r>
          <m:sSub>
            <m:sSubPr>
              <m:ctrlPr>
                <w:ins w:id="1547" w:author="Sergio Di Fiore" w:date="2021-09-05T10:39:00Z">
                  <w:rPr>
                    <w:rFonts w:ascii="Cambria Math" w:hAnsi="Cambria Math"/>
                    <w:szCs w:val="24"/>
                  </w:rPr>
                </w:ins>
              </m:ctrlPr>
            </m:sSubPr>
            <m:e>
              <m:r>
                <w:ins w:id="1548" w:author="Sergio Di Fiore" w:date="2021-09-05T10:39:00Z">
                  <w:rPr>
                    <w:rFonts w:ascii="Cambria Math" w:hAnsi="Cambria Math"/>
                    <w:szCs w:val="24"/>
                  </w:rPr>
                  <m:t>b</m:t>
                </w:ins>
              </m:r>
            </m:e>
            <m:sub>
              <m:r>
                <w:ins w:id="1549" w:author="Sergio Di Fiore" w:date="2021-09-05T10:39:00Z">
                  <w:rPr>
                    <w:rFonts w:ascii="Cambria Math" w:hAnsi="Cambria Math"/>
                    <w:szCs w:val="24"/>
                  </w:rPr>
                  <m:t>l</m:t>
                </w:ins>
              </m:r>
            </m:sub>
          </m:sSub>
          <m:r>
            <w:ins w:id="1550" w:author="Sergio Di Fiore" w:date="2021-09-05T10:39:00Z">
              <m:rPr>
                <m:sty m:val="p"/>
              </m:rPr>
              <w:rPr>
                <w:rFonts w:ascii="Cambria Math" w:hAnsi="Cambria Math"/>
                <w:szCs w:val="24"/>
                <w:rPrChange w:id="1551" w:author="Sergio Di Fiore" w:date="2021-09-05T17:02:00Z">
                  <w:rPr>
                    <w:rFonts w:ascii="Cambria Math" w:hAnsi="Cambria Math"/>
                    <w:szCs w:val="24"/>
                  </w:rPr>
                </w:rPrChange>
              </w:rPr>
              <m:t xml:space="preserve"> - </m:t>
            </w:ins>
          </m:r>
          <m:r>
            <w:ins w:id="1552" w:author="Sergio Di Fiore" w:date="2021-09-05T10:39:00Z">
              <w:rPr>
                <w:rFonts w:ascii="Cambria Math" w:hAnsi="Cambria Math"/>
                <w:szCs w:val="24"/>
                <w:rPrChange w:id="1553" w:author="Sergio Di Fiore" w:date="2021-09-05T17:02:00Z">
                  <w:rPr>
                    <w:rFonts w:ascii="Cambria Math" w:hAnsi="Cambria Math"/>
                    <w:color w:val="333333"/>
                    <w:szCs w:val="24"/>
                    <w:shd w:val="clear" w:color="auto" w:fill="FFFFFF"/>
                  </w:rPr>
                </w:rPrChange>
              </w:rPr>
              <m:t>η</m:t>
            </w:ins>
          </m:r>
          <m:f>
            <m:fPr>
              <m:ctrlPr>
                <w:ins w:id="1554" w:author="Sergio Di Fiore" w:date="2021-09-05T10:39:00Z">
                  <w:rPr>
                    <w:rFonts w:ascii="Cambria Math" w:hAnsi="Cambria Math"/>
                    <w:szCs w:val="24"/>
                  </w:rPr>
                </w:ins>
              </m:ctrlPr>
            </m:fPr>
            <m:num>
              <m:r>
                <w:ins w:id="1555" w:author="Sergio Di Fiore" w:date="2021-09-05T10:39:00Z">
                  <w:rPr>
                    <w:rFonts w:ascii="Cambria Math" w:hAnsi="Cambria Math"/>
                    <w:szCs w:val="24"/>
                  </w:rPr>
                  <m:t>∂C</m:t>
                </w:ins>
              </m:r>
            </m:num>
            <m:den>
              <m:sSub>
                <m:sSubPr>
                  <m:ctrlPr>
                    <w:ins w:id="1556" w:author="Sergio Di Fiore" w:date="2021-09-05T10:39:00Z">
                      <w:rPr>
                        <w:rFonts w:ascii="Cambria Math" w:hAnsi="Cambria Math"/>
                        <w:szCs w:val="24"/>
                      </w:rPr>
                    </w:ins>
                  </m:ctrlPr>
                </m:sSubPr>
                <m:e>
                  <m:r>
                    <w:ins w:id="1557" w:author="Sergio Di Fiore" w:date="2021-09-05T10:39:00Z">
                      <w:rPr>
                        <w:rFonts w:ascii="Cambria Math" w:hAnsi="Cambria Math"/>
                        <w:szCs w:val="24"/>
                      </w:rPr>
                      <m:t>∂b</m:t>
                    </w:ins>
                  </m:r>
                </m:e>
                <m:sub>
                  <m:r>
                    <w:ins w:id="1558" w:author="Sergio Di Fiore" w:date="2021-09-05T10:39:00Z">
                      <w:rPr>
                        <w:rFonts w:ascii="Cambria Math" w:hAnsi="Cambria Math"/>
                        <w:szCs w:val="24"/>
                      </w:rPr>
                      <m:t>l</m:t>
                    </w:ins>
                  </m:r>
                </m:sub>
              </m:sSub>
            </m:den>
          </m:f>
        </m:oMath>
      </m:oMathPara>
    </w:p>
    <w:p w14:paraId="7B6D940C" w14:textId="4F40E9DC" w:rsidR="00E42FA1" w:rsidRPr="00201E73" w:rsidRDefault="00E42FA1">
      <w:pPr>
        <w:pStyle w:val="Legenda"/>
        <w:jc w:val="center"/>
        <w:rPr>
          <w:ins w:id="1559" w:author="Sergio Di Fiore" w:date="2021-09-05T10:36:00Z"/>
        </w:rPr>
        <w:pPrChange w:id="1560" w:author="Sergio Di Fiore" w:date="2021-09-05T10:40:00Z">
          <w:pPr>
            <w:pStyle w:val="Legenda"/>
          </w:pPr>
        </w:pPrChange>
      </w:pPr>
      <w:bookmarkStart w:id="1561" w:name="_Toc80032306"/>
      <w:ins w:id="1562" w:author="Sergio Di Fiore" w:date="2021-09-05T10:36:00Z">
        <w:r w:rsidRPr="009D51D6">
          <w:t xml:space="preserve">Equação </w:t>
        </w:r>
      </w:ins>
      <w:ins w:id="1563" w:author="Sergio Di Fiore" w:date="2021-09-05T17:04:00Z">
        <w:r w:rsidR="00824C19">
          <w:t>16</w:t>
        </w:r>
      </w:ins>
      <w:ins w:id="1564" w:author="Sergio Di Fiore" w:date="2021-09-05T10:36:00Z">
        <w:r w:rsidRPr="009D51D6">
          <w:t xml:space="preserve">:  </w:t>
        </w:r>
        <w:r w:rsidRPr="001F752C">
          <w:t xml:space="preserve">Componente do </w:t>
        </w:r>
        <w:r w:rsidRPr="009C7944">
          <w:rPr>
            <w:i w:val="0"/>
          </w:rPr>
          <w:t>tendência</w:t>
        </w:r>
        <w:bookmarkEnd w:id="1561"/>
      </w:ins>
    </w:p>
    <w:p w14:paraId="35D57763" w14:textId="77777777" w:rsidR="00E42FA1" w:rsidRPr="009D51D6" w:rsidRDefault="00363137" w:rsidP="00E42FA1">
      <w:pPr>
        <w:rPr>
          <w:ins w:id="1565" w:author="Sergio Di Fiore" w:date="2021-09-05T10:36:00Z"/>
          <w:color w:val="333333"/>
          <w:szCs w:val="24"/>
          <w:shd w:val="clear" w:color="auto" w:fill="FFFFFF"/>
        </w:rPr>
      </w:pPr>
      <m:oMathPara>
        <m:oMath>
          <m:sSub>
            <m:sSubPr>
              <m:ctrlPr>
                <w:ins w:id="1566" w:author="Sergio Di Fiore" w:date="2021-09-05T10:36:00Z">
                  <w:rPr>
                    <w:rFonts w:ascii="Cambria Math" w:hAnsi="Cambria Math"/>
                    <w:i/>
                    <w:iCs/>
                    <w:szCs w:val="24"/>
                  </w:rPr>
                </w:ins>
              </m:ctrlPr>
            </m:sSubPr>
            <m:e>
              <m:r>
                <w:ins w:id="1567" w:author="Sergio Di Fiore" w:date="2021-09-05T10:36:00Z">
                  <w:rPr>
                    <w:rFonts w:ascii="Cambria Math" w:hAnsi="Cambria Math"/>
                    <w:szCs w:val="24"/>
                  </w:rPr>
                  <m:t>b</m:t>
                </w:ins>
              </m:r>
            </m:e>
            <m:sub>
              <m:r>
                <w:ins w:id="1568" w:author="Sergio Di Fiore" w:date="2021-09-05T10:36:00Z">
                  <w:rPr>
                    <w:rFonts w:ascii="Cambria Math" w:hAnsi="Cambria Math"/>
                    <w:szCs w:val="24"/>
                  </w:rPr>
                  <m:t>l</m:t>
                </w:ins>
              </m:r>
            </m:sub>
          </m:sSub>
          <m:r>
            <w:ins w:id="1569" w:author="Sergio Di Fiore" w:date="2021-09-05T10:36:00Z">
              <w:rPr>
                <w:rFonts w:ascii="Cambria Math" w:hAnsi="Cambria Math"/>
                <w:szCs w:val="24"/>
              </w:rPr>
              <m:t>→</m:t>
            </w:ins>
          </m:r>
          <m:sSub>
            <m:sSubPr>
              <m:ctrlPr>
                <w:ins w:id="1570" w:author="Sergio Di Fiore" w:date="2021-09-05T10:36:00Z">
                  <w:rPr>
                    <w:rFonts w:ascii="Cambria Math" w:hAnsi="Cambria Math"/>
                    <w:i/>
                    <w:iCs/>
                    <w:szCs w:val="24"/>
                  </w:rPr>
                </w:ins>
              </m:ctrlPr>
            </m:sSubPr>
            <m:e>
              <m:r>
                <w:ins w:id="1571" w:author="Sergio Di Fiore" w:date="2021-09-05T10:36:00Z">
                  <w:rPr>
                    <w:rFonts w:ascii="Cambria Math" w:hAnsi="Cambria Math"/>
                    <w:szCs w:val="24"/>
                  </w:rPr>
                  <m:t>b'</m:t>
                </w:ins>
              </m:r>
            </m:e>
            <m:sub>
              <m:r>
                <w:ins w:id="1572" w:author="Sergio Di Fiore" w:date="2021-09-05T10:36:00Z">
                  <w:rPr>
                    <w:rFonts w:ascii="Cambria Math" w:hAnsi="Cambria Math"/>
                    <w:szCs w:val="24"/>
                  </w:rPr>
                  <m:t>l</m:t>
                </w:ins>
              </m:r>
            </m:sub>
          </m:sSub>
          <m:r>
            <w:ins w:id="1573" w:author="Sergio Di Fiore" w:date="2021-09-05T10:36:00Z">
              <w:rPr>
                <w:rFonts w:ascii="Cambria Math" w:hAnsi="Cambria Math"/>
                <w:szCs w:val="24"/>
              </w:rPr>
              <m:t xml:space="preserve"> = </m:t>
            </w:ins>
          </m:r>
          <m:sSub>
            <m:sSubPr>
              <m:ctrlPr>
                <w:ins w:id="1574" w:author="Sergio Di Fiore" w:date="2021-09-05T10:36:00Z">
                  <w:rPr>
                    <w:rFonts w:ascii="Cambria Math" w:hAnsi="Cambria Math"/>
                    <w:i/>
                    <w:iCs/>
                    <w:szCs w:val="24"/>
                  </w:rPr>
                </w:ins>
              </m:ctrlPr>
            </m:sSubPr>
            <m:e>
              <m:r>
                <w:ins w:id="1575" w:author="Sergio Di Fiore" w:date="2021-09-05T10:36:00Z">
                  <w:rPr>
                    <w:rFonts w:ascii="Cambria Math" w:hAnsi="Cambria Math"/>
                    <w:szCs w:val="24"/>
                  </w:rPr>
                  <m:t>b</m:t>
                </w:ins>
              </m:r>
            </m:e>
            <m:sub>
              <m:r>
                <w:ins w:id="1576" w:author="Sergio Di Fiore" w:date="2021-09-05T10:36:00Z">
                  <w:rPr>
                    <w:rFonts w:ascii="Cambria Math" w:hAnsi="Cambria Math"/>
                    <w:szCs w:val="24"/>
                  </w:rPr>
                  <m:t>l</m:t>
                </w:ins>
              </m:r>
            </m:sub>
          </m:sSub>
          <m:r>
            <w:ins w:id="1577" w:author="Sergio Di Fiore" w:date="2021-09-05T10:36:00Z">
              <w:rPr>
                <w:rFonts w:ascii="Cambria Math" w:hAnsi="Cambria Math"/>
                <w:szCs w:val="24"/>
              </w:rPr>
              <m:t xml:space="preserve"> - </m:t>
            </w:ins>
          </m:r>
          <m:r>
            <w:ins w:id="1578" w:author="Sergio Di Fiore" w:date="2021-09-05T10:36:00Z">
              <w:rPr>
                <w:rFonts w:ascii="Cambria Math" w:hAnsi="Cambria Math"/>
                <w:color w:val="333333"/>
                <w:szCs w:val="24"/>
                <w:shd w:val="clear" w:color="auto" w:fill="FFFFFF"/>
              </w:rPr>
              <m:t>η</m:t>
            </w:ins>
          </m:r>
          <m:f>
            <m:fPr>
              <m:ctrlPr>
                <w:ins w:id="1579" w:author="Sergio Di Fiore" w:date="2021-09-05T10:36:00Z">
                  <w:rPr>
                    <w:rFonts w:ascii="Cambria Math" w:hAnsi="Cambria Math"/>
                    <w:i/>
                    <w:color w:val="333333"/>
                    <w:szCs w:val="24"/>
                    <w:shd w:val="clear" w:color="auto" w:fill="FFFFFF"/>
                  </w:rPr>
                </w:ins>
              </m:ctrlPr>
            </m:fPr>
            <m:num>
              <m:r>
                <w:ins w:id="1580" w:author="Sergio Di Fiore" w:date="2021-09-05T10:36:00Z">
                  <w:rPr>
                    <w:rFonts w:ascii="Cambria Math" w:hAnsi="Cambria Math"/>
                    <w:szCs w:val="24"/>
                  </w:rPr>
                  <m:t>∂C</m:t>
                </w:ins>
              </m:r>
            </m:num>
            <m:den>
              <m:sSub>
                <m:sSubPr>
                  <m:ctrlPr>
                    <w:ins w:id="1581" w:author="Sergio Di Fiore" w:date="2021-09-05T10:36:00Z">
                      <w:rPr>
                        <w:rFonts w:ascii="Cambria Math" w:hAnsi="Cambria Math"/>
                        <w:i/>
                        <w:iCs/>
                        <w:szCs w:val="24"/>
                      </w:rPr>
                    </w:ins>
                  </m:ctrlPr>
                </m:sSubPr>
                <m:e>
                  <m:r>
                    <w:ins w:id="1582" w:author="Sergio Di Fiore" w:date="2021-09-05T10:36:00Z">
                      <w:rPr>
                        <w:rFonts w:ascii="Cambria Math" w:hAnsi="Cambria Math"/>
                        <w:szCs w:val="24"/>
                      </w:rPr>
                      <m:t>∂b</m:t>
                    </w:ins>
                  </m:r>
                </m:e>
                <m:sub>
                  <m:r>
                    <w:ins w:id="1583" w:author="Sergio Di Fiore" w:date="2021-09-05T10:36:00Z">
                      <w:rPr>
                        <w:rFonts w:ascii="Cambria Math" w:hAnsi="Cambria Math"/>
                        <w:szCs w:val="24"/>
                      </w:rPr>
                      <m:t>l</m:t>
                    </w:ins>
                  </m:r>
                </m:sub>
              </m:sSub>
            </m:den>
          </m:f>
        </m:oMath>
      </m:oMathPara>
    </w:p>
    <w:p w14:paraId="3545428C" w14:textId="77777777" w:rsidR="00E42FA1" w:rsidRPr="00201E73" w:rsidRDefault="00E42FA1" w:rsidP="00E42FA1">
      <w:pPr>
        <w:rPr>
          <w:ins w:id="1584" w:author="Sergio Di Fiore" w:date="2021-09-05T10:36:00Z"/>
          <w:iCs/>
        </w:rPr>
      </w:pPr>
      <w:ins w:id="1585" w:author="Sergio Di Fiore" w:date="2021-09-05T10:36:00Z">
        <w:r w:rsidRPr="009D51D6">
          <w:rPr>
            <w:iCs/>
          </w:rPr>
          <w:t>Aplicando</w:t>
        </w:r>
        <w:r w:rsidRPr="001F752C">
          <w:rPr>
            <w:iCs/>
          </w:rPr>
          <w:t xml:space="preserve">-se repetidamente essa regra, consegue-se “rolar para baixo” e espera-se, atingir o mínimo. Esta deve ser, portanto, a estratégia </w:t>
        </w:r>
        <w:r w:rsidRPr="009C7944">
          <w:rPr>
            <w:iCs/>
          </w:rPr>
          <w:t>a ser usada para a a</w:t>
        </w:r>
        <w:r w:rsidRPr="00201E73">
          <w:rPr>
            <w:iCs/>
          </w:rPr>
          <w:t>prendizagem da rede neural neste trabalho.</w:t>
        </w:r>
      </w:ins>
    </w:p>
    <w:p w14:paraId="4616713F" w14:textId="4E4A8D1D" w:rsidR="00C614FA" w:rsidRPr="00201E73" w:rsidRDefault="00E42FA1" w:rsidP="00E42FA1">
      <w:pPr>
        <w:rPr>
          <w:ins w:id="1586" w:author="Sergio Di Fiore" w:date="2021-09-05T10:45:00Z"/>
          <w:iCs/>
        </w:rPr>
      </w:pPr>
      <w:ins w:id="1587" w:author="Sergio Di Fiore" w:date="2021-09-05T10:36:00Z">
        <w:r w:rsidRPr="00201E73">
          <w:rPr>
            <w:iCs/>
          </w:rPr>
          <w:t xml:space="preserve">Deve-se perceber um primeiro desafio, que para entender melhor voltaremos à equação quadrática do custo, a equação </w:t>
        </w:r>
      </w:ins>
      <w:ins w:id="1588" w:author="Sergio Di Fiore" w:date="2021-09-05T17:01:00Z">
        <w:r w:rsidR="00CA58E6" w:rsidRPr="00201E73">
          <w:rPr>
            <w:iCs/>
          </w:rPr>
          <w:t>8</w:t>
        </w:r>
      </w:ins>
      <w:ins w:id="1589" w:author="Sergio Di Fiore" w:date="2021-09-05T10:36:00Z">
        <w:r w:rsidRPr="00201E73">
          <w:rPr>
            <w:iCs/>
          </w:rPr>
          <w:t xml:space="preserve">. Perceba-se que esta tem a forma geral </w:t>
        </w:r>
      </w:ins>
      <m:oMath>
        <m:r>
          <w:ins w:id="1590" w:author="Sergio Di Fiore" w:date="2021-09-05T10:36:00Z">
            <w:rPr>
              <w:rFonts w:ascii="Cambria Math" w:hAnsi="Cambria Math"/>
            </w:rPr>
            <m:t>C=</m:t>
          </w:ins>
        </m:r>
        <m:f>
          <m:fPr>
            <m:ctrlPr>
              <w:ins w:id="1591" w:author="Sergio Di Fiore" w:date="2021-09-05T10:36:00Z">
                <w:rPr>
                  <w:rFonts w:ascii="Cambria Math" w:hAnsi="Cambria Math"/>
                  <w:i/>
                  <w:iCs/>
                </w:rPr>
              </w:ins>
            </m:ctrlPr>
          </m:fPr>
          <m:num>
            <m:r>
              <w:ins w:id="1592" w:author="Sergio Di Fiore" w:date="2021-09-05T10:36:00Z">
                <w:rPr>
                  <w:rFonts w:ascii="Cambria Math" w:hAnsi="Cambria Math"/>
                </w:rPr>
                <m:t>1</m:t>
              </w:ins>
            </m:r>
          </m:num>
          <m:den>
            <m:r>
              <w:ins w:id="1593" w:author="Sergio Di Fiore" w:date="2021-09-05T10:36:00Z">
                <w:rPr>
                  <w:rFonts w:ascii="Cambria Math" w:hAnsi="Cambria Math"/>
                </w:rPr>
                <m:t>n</m:t>
              </w:ins>
            </m:r>
          </m:den>
        </m:f>
        <m:sSub>
          <m:sSubPr>
            <m:ctrlPr>
              <w:ins w:id="1594" w:author="Sergio Di Fiore" w:date="2021-09-05T10:36:00Z">
                <w:rPr>
                  <w:rFonts w:ascii="Cambria Math" w:hAnsi="Cambria Math"/>
                  <w:i/>
                  <w:iCs/>
                </w:rPr>
              </w:ins>
            </m:ctrlPr>
          </m:sSubPr>
          <m:e>
            <m:r>
              <w:ins w:id="1595" w:author="Sergio Di Fiore" w:date="2021-09-05T10:36:00Z">
                <w:rPr>
                  <w:rFonts w:ascii="Cambria Math" w:hAnsi="Cambria Math"/>
                </w:rPr>
                <m:t>∑</m:t>
              </w:ins>
            </m:r>
          </m:e>
          <m:sub>
            <m:r>
              <w:ins w:id="1596" w:author="Sergio Di Fiore" w:date="2021-09-05T10:36:00Z">
                <w:rPr>
                  <w:rFonts w:ascii="Cambria Math" w:hAnsi="Cambria Math"/>
                </w:rPr>
                <m:t>x</m:t>
              </w:ins>
            </m:r>
          </m:sub>
        </m:sSub>
        <m:sSub>
          <m:sSubPr>
            <m:ctrlPr>
              <w:ins w:id="1597" w:author="Sergio Di Fiore" w:date="2021-09-05T10:36:00Z">
                <w:rPr>
                  <w:rFonts w:ascii="Cambria Math" w:hAnsi="Cambria Math"/>
                  <w:i/>
                  <w:iCs/>
                </w:rPr>
              </w:ins>
            </m:ctrlPr>
          </m:sSubPr>
          <m:e>
            <m:r>
              <w:ins w:id="1598" w:author="Sergio Di Fiore" w:date="2021-09-05T10:36:00Z">
                <w:rPr>
                  <w:rFonts w:ascii="Cambria Math" w:hAnsi="Cambria Math"/>
                </w:rPr>
                <m:t>C</m:t>
              </w:ins>
            </m:r>
          </m:e>
          <m:sub>
            <m:r>
              <w:ins w:id="1599" w:author="Sergio Di Fiore" w:date="2021-09-05T10:36:00Z">
                <w:rPr>
                  <w:rFonts w:ascii="Cambria Math" w:hAnsi="Cambria Math"/>
                </w:rPr>
                <m:t>x</m:t>
              </w:ins>
            </m:r>
          </m:sub>
        </m:sSub>
      </m:oMath>
      <w:ins w:id="1600" w:author="Sergio Di Fiore" w:date="2021-09-05T10:36:00Z">
        <w:r w:rsidRPr="009D51D6">
          <w:rPr>
            <w:iCs/>
          </w:rPr>
          <w:t xml:space="preserve">, </w:t>
        </w:r>
        <w:r w:rsidRPr="001F752C">
          <w:rPr>
            <w:iCs/>
          </w:rPr>
          <w:t>ou seja, é o c</w:t>
        </w:r>
      </w:ins>
      <w:ins w:id="1601" w:author="Sergio Di Fiore" w:date="2021-09-05T17:01:00Z">
        <w:r w:rsidR="00CA58E6" w:rsidRPr="009C7944">
          <w:rPr>
            <w:iCs/>
          </w:rPr>
          <w:t>u</w:t>
        </w:r>
      </w:ins>
      <w:ins w:id="1602" w:author="Sergio Di Fiore" w:date="2021-09-05T10:36:00Z">
        <w:r w:rsidRPr="00201E73">
          <w:rPr>
            <w:iCs/>
          </w:rPr>
          <w:t xml:space="preserve">sto médio sobre os custos </w:t>
        </w:r>
      </w:ins>
      <m:oMath>
        <m:sSub>
          <m:sSubPr>
            <m:ctrlPr>
              <w:ins w:id="1603" w:author="Sergio Di Fiore" w:date="2021-09-05T10:36:00Z">
                <w:rPr>
                  <w:rFonts w:ascii="Cambria Math" w:hAnsi="Cambria Math"/>
                  <w:szCs w:val="24"/>
                </w:rPr>
              </w:ins>
            </m:ctrlPr>
          </m:sSubPr>
          <m:e>
            <m:r>
              <w:ins w:id="1604" w:author="Sergio Di Fiore" w:date="2021-09-05T10:36:00Z">
                <w:rPr>
                  <w:rFonts w:ascii="Cambria Math" w:hAnsi="Cambria Math"/>
                  <w:szCs w:val="24"/>
                </w:rPr>
                <m:t>C</m:t>
              </w:ins>
            </m:r>
          </m:e>
          <m:sub>
            <m:r>
              <w:ins w:id="1605" w:author="Sergio Di Fiore" w:date="2021-09-05T10:36:00Z">
                <w:rPr>
                  <w:rFonts w:ascii="Cambria Math" w:hAnsi="Cambria Math"/>
                  <w:szCs w:val="24"/>
                </w:rPr>
                <m:t>x</m:t>
              </w:ins>
            </m:r>
          </m:sub>
        </m:sSub>
        <m:r>
          <w:ins w:id="1606" w:author="Sergio Di Fiore" w:date="2021-09-05T10:36:00Z">
            <m:rPr>
              <m:sty m:val="p"/>
            </m:rPr>
            <w:rPr>
              <w:rFonts w:ascii="Cambria Math" w:hAnsi="Cambria Math"/>
              <w:szCs w:val="24"/>
              <w:rPrChange w:id="1607" w:author="Sergio Di Fiore" w:date="2021-09-05T17:02:00Z">
                <w:rPr>
                  <w:rFonts w:ascii="Cambria Math" w:hAnsi="Cambria Math"/>
                </w:rPr>
              </w:rPrChange>
            </w:rPr>
            <m:t>≡</m:t>
          </w:ins>
        </m:r>
        <m:f>
          <m:fPr>
            <m:ctrlPr>
              <w:ins w:id="1608" w:author="Sergio Di Fiore" w:date="2021-09-05T10:36:00Z">
                <w:rPr>
                  <w:rFonts w:ascii="Cambria Math" w:hAnsi="Cambria Math"/>
                  <w:szCs w:val="24"/>
                </w:rPr>
              </w:ins>
            </m:ctrlPr>
          </m:fPr>
          <m:num>
            <m:sSup>
              <m:sSupPr>
                <m:ctrlPr>
                  <w:ins w:id="1609" w:author="Sergio Di Fiore" w:date="2021-09-05T10:36:00Z">
                    <w:rPr>
                      <w:rFonts w:ascii="Cambria Math" w:hAnsi="Cambria Math"/>
                      <w:szCs w:val="24"/>
                    </w:rPr>
                  </w:ins>
                </m:ctrlPr>
              </m:sSupPr>
              <m:e>
                <m:r>
                  <w:ins w:id="1610" w:author="Sergio Di Fiore" w:date="2021-09-05T10:36:00Z">
                    <m:rPr>
                      <m:sty m:val="p"/>
                    </m:rPr>
                    <w:rPr>
                      <w:rFonts w:ascii="Cambria Math" w:hAnsi="Cambria Math"/>
                      <w:szCs w:val="24"/>
                      <w:rPrChange w:id="1611" w:author="Sergio Di Fiore" w:date="2021-09-05T17:02:00Z">
                        <w:rPr>
                          <w:rFonts w:ascii="Cambria Math" w:hAnsi="Cambria Math"/>
                        </w:rPr>
                      </w:rPrChange>
                    </w:rPr>
                    <m:t>||</m:t>
                  </w:ins>
                </m:r>
                <m:r>
                  <w:ins w:id="1612" w:author="Sergio Di Fiore" w:date="2021-09-05T10:36:00Z">
                    <w:rPr>
                      <w:rFonts w:ascii="Cambria Math" w:hAnsi="Cambria Math"/>
                      <w:szCs w:val="24"/>
                    </w:rPr>
                    <m:t>y</m:t>
                  </w:ins>
                </m:r>
                <m:r>
                  <w:ins w:id="1613" w:author="Sergio Di Fiore" w:date="2021-09-05T10:36:00Z">
                    <m:rPr>
                      <m:sty m:val="p"/>
                    </m:rPr>
                    <w:rPr>
                      <w:rFonts w:ascii="Cambria Math" w:hAnsi="Cambria Math"/>
                      <w:szCs w:val="24"/>
                      <w:rPrChange w:id="1614" w:author="Sergio Di Fiore" w:date="2021-09-05T17:02:00Z">
                        <w:rPr>
                          <w:rFonts w:ascii="Cambria Math" w:hAnsi="Cambria Math"/>
                        </w:rPr>
                      </w:rPrChange>
                    </w:rPr>
                    <m:t>(</m:t>
                  </w:ins>
                </m:r>
                <m:r>
                  <w:ins w:id="1615" w:author="Sergio Di Fiore" w:date="2021-09-05T10:36:00Z">
                    <w:rPr>
                      <w:rFonts w:ascii="Cambria Math" w:hAnsi="Cambria Math"/>
                      <w:szCs w:val="24"/>
                    </w:rPr>
                    <m:t>x</m:t>
                  </w:ins>
                </m:r>
                <m:r>
                  <w:ins w:id="1616" w:author="Sergio Di Fiore" w:date="2021-09-05T10:36:00Z">
                    <m:rPr>
                      <m:sty m:val="p"/>
                    </m:rPr>
                    <w:rPr>
                      <w:rFonts w:ascii="Cambria Math" w:hAnsi="Cambria Math"/>
                      <w:szCs w:val="24"/>
                      <w:rPrChange w:id="1617" w:author="Sergio Di Fiore" w:date="2021-09-05T17:02:00Z">
                        <w:rPr>
                          <w:rFonts w:ascii="Cambria Math" w:hAnsi="Cambria Math"/>
                        </w:rPr>
                      </w:rPrChange>
                    </w:rPr>
                    <m:t>)-</m:t>
                  </w:ins>
                </m:r>
                <m:r>
                  <w:ins w:id="1618" w:author="Sergio Di Fiore" w:date="2021-09-05T10:36:00Z">
                    <w:rPr>
                      <w:rFonts w:ascii="Cambria Math" w:hAnsi="Cambria Math"/>
                      <w:szCs w:val="24"/>
                    </w:rPr>
                    <m:t>a</m:t>
                  </w:ins>
                </m:r>
                <m:r>
                  <w:ins w:id="1619" w:author="Sergio Di Fiore" w:date="2021-09-05T10:36:00Z">
                    <m:rPr>
                      <m:sty m:val="p"/>
                    </m:rPr>
                    <w:rPr>
                      <w:rFonts w:ascii="Cambria Math" w:hAnsi="Cambria Math"/>
                      <w:szCs w:val="24"/>
                      <w:rPrChange w:id="1620" w:author="Sergio Di Fiore" w:date="2021-09-05T17:02:00Z">
                        <w:rPr>
                          <w:rFonts w:ascii="Cambria Math" w:hAnsi="Cambria Math"/>
                        </w:rPr>
                      </w:rPrChange>
                    </w:rPr>
                    <m:t>||</m:t>
                  </w:ins>
                </m:r>
              </m:e>
              <m:sup>
                <m:r>
                  <w:ins w:id="1621" w:author="Sergio Di Fiore" w:date="2021-09-05T10:36:00Z">
                    <m:rPr>
                      <m:sty m:val="p"/>
                    </m:rPr>
                    <w:rPr>
                      <w:rFonts w:ascii="Cambria Math" w:hAnsi="Cambria Math"/>
                      <w:szCs w:val="24"/>
                      <w:rPrChange w:id="1622" w:author="Sergio Di Fiore" w:date="2021-09-05T17:02:00Z">
                        <w:rPr>
                          <w:rFonts w:ascii="Cambria Math" w:hAnsi="Cambria Math"/>
                        </w:rPr>
                      </w:rPrChange>
                    </w:rPr>
                    <m:t>2</m:t>
                  </w:ins>
                </m:r>
              </m:sup>
            </m:sSup>
          </m:num>
          <m:den>
            <m:r>
              <w:ins w:id="1623" w:author="Sergio Di Fiore" w:date="2021-09-05T10:36:00Z">
                <m:rPr>
                  <m:sty m:val="p"/>
                </m:rPr>
                <w:rPr>
                  <w:rFonts w:ascii="Cambria Math" w:hAnsi="Cambria Math"/>
                  <w:szCs w:val="24"/>
                  <w:rPrChange w:id="1624" w:author="Sergio Di Fiore" w:date="2021-09-05T17:02:00Z">
                    <w:rPr>
                      <w:rFonts w:ascii="Cambria Math" w:hAnsi="Cambria Math"/>
                    </w:rPr>
                  </w:rPrChange>
                </w:rPr>
                <m:t>2</m:t>
              </w:ins>
            </m:r>
          </m:den>
        </m:f>
      </m:oMath>
      <w:ins w:id="1625" w:author="Sergio Di Fiore" w:date="2021-09-05T10:36:00Z">
        <w:r w:rsidRPr="009D51D6">
          <w:rPr>
            <w:iCs/>
          </w:rPr>
          <w:t xml:space="preserve"> para as práticas de treinamento individuais.</w:t>
        </w:r>
        <w:r w:rsidRPr="001F752C">
          <w:rPr>
            <w:iCs/>
          </w:rPr>
          <w:t xml:space="preserve"> Isso implica, na prática que para se calcular os gradientes </w:t>
        </w:r>
      </w:ins>
      <m:oMath>
        <m:r>
          <w:ins w:id="1626" w:author="Sergio Di Fiore" w:date="2021-09-05T10:36:00Z">
            <w:rPr>
              <w:rFonts w:ascii="Cambria Math" w:hAnsi="Cambria Math"/>
            </w:rPr>
            <m:t>∇</m:t>
          </w:ins>
        </m:r>
        <m:sSub>
          <m:sSubPr>
            <m:ctrlPr>
              <w:ins w:id="1627" w:author="Sergio Di Fiore" w:date="2021-09-05T10:36:00Z">
                <w:rPr>
                  <w:rFonts w:ascii="Cambria Math" w:hAnsi="Cambria Math"/>
                  <w:i/>
                </w:rPr>
              </w:ins>
            </m:ctrlPr>
          </m:sSubPr>
          <m:e>
            <m:r>
              <w:ins w:id="1628" w:author="Sergio Di Fiore" w:date="2021-09-05T10:36:00Z">
                <w:rPr>
                  <w:rFonts w:ascii="Cambria Math" w:hAnsi="Cambria Math"/>
                </w:rPr>
                <m:t>C</m:t>
              </w:ins>
            </m:r>
          </m:e>
          <m:sub>
            <m:r>
              <w:ins w:id="1629" w:author="Sergio Di Fiore" w:date="2021-09-05T10:36:00Z">
                <w:rPr>
                  <w:rFonts w:ascii="Cambria Math" w:hAnsi="Cambria Math"/>
                </w:rPr>
                <m:t>x</m:t>
              </w:ins>
            </m:r>
          </m:sub>
        </m:sSub>
      </m:oMath>
      <w:ins w:id="1630" w:author="Sergio Di Fiore" w:date="2021-09-05T10:36:00Z">
        <w:r w:rsidRPr="009D51D6">
          <w:rPr>
            <w:iCs/>
          </w:rPr>
          <w:t xml:space="preserve"> </w:t>
        </w:r>
        <w:r w:rsidRPr="001F752C">
          <w:rPr>
            <w:iCs/>
          </w:rPr>
          <w:t xml:space="preserve"> separados para cada entrada x, e então calcular-se a média </w:t>
        </w:r>
      </w:ins>
      <m:oMath>
        <m:r>
          <w:ins w:id="1631" w:author="Sergio Di Fiore" w:date="2021-09-05T10:36:00Z">
            <w:rPr>
              <w:rFonts w:ascii="Cambria Math" w:hAnsi="Cambria Math"/>
            </w:rPr>
            <m:t>∇C=</m:t>
          </w:ins>
        </m:r>
        <m:f>
          <m:fPr>
            <m:ctrlPr>
              <w:ins w:id="1632" w:author="Sergio Di Fiore" w:date="2021-09-05T10:36:00Z">
                <w:rPr>
                  <w:rFonts w:ascii="Cambria Math" w:hAnsi="Cambria Math"/>
                  <w:i/>
                  <w:iCs/>
                </w:rPr>
              </w:ins>
            </m:ctrlPr>
          </m:fPr>
          <m:num>
            <m:r>
              <w:ins w:id="1633" w:author="Sergio Di Fiore" w:date="2021-09-05T10:36:00Z">
                <w:rPr>
                  <w:rFonts w:ascii="Cambria Math" w:hAnsi="Cambria Math"/>
                </w:rPr>
                <m:t>1</m:t>
              </w:ins>
            </m:r>
          </m:num>
          <m:den>
            <m:r>
              <w:ins w:id="1634" w:author="Sergio Di Fiore" w:date="2021-09-05T10:36:00Z">
                <w:rPr>
                  <w:rFonts w:ascii="Cambria Math" w:hAnsi="Cambria Math"/>
                </w:rPr>
                <m:t>n</m:t>
              </w:ins>
            </m:r>
          </m:den>
        </m:f>
        <m:r>
          <w:ins w:id="1635" w:author="Sergio Di Fiore" w:date="2021-09-05T10:36:00Z">
            <w:rPr>
              <w:rFonts w:ascii="Cambria Math" w:hAnsi="Cambria Math"/>
            </w:rPr>
            <m:t>∇</m:t>
          </w:ins>
        </m:r>
        <m:sSub>
          <m:sSubPr>
            <m:ctrlPr>
              <w:ins w:id="1636" w:author="Sergio Di Fiore" w:date="2021-09-05T10:36:00Z">
                <w:rPr>
                  <w:rFonts w:ascii="Cambria Math" w:hAnsi="Cambria Math"/>
                  <w:i/>
                  <w:iCs/>
                </w:rPr>
              </w:ins>
            </m:ctrlPr>
          </m:sSubPr>
          <m:e>
            <m:r>
              <w:ins w:id="1637" w:author="Sergio Di Fiore" w:date="2021-09-05T10:36:00Z">
                <w:rPr>
                  <w:rFonts w:ascii="Cambria Math" w:hAnsi="Cambria Math"/>
                </w:rPr>
                <m:t>C</m:t>
              </w:ins>
            </m:r>
          </m:e>
          <m:sub>
            <m:r>
              <w:ins w:id="1638" w:author="Sergio Di Fiore" w:date="2021-09-05T10:36:00Z">
                <w:rPr>
                  <w:rFonts w:ascii="Cambria Math" w:hAnsi="Cambria Math"/>
                </w:rPr>
                <m:t>x</m:t>
              </w:ins>
            </m:r>
          </m:sub>
        </m:sSub>
      </m:oMath>
      <w:ins w:id="1639" w:author="Sergio Di Fiore" w:date="2021-09-05T10:36:00Z">
        <w:r w:rsidRPr="009D51D6">
          <w:rPr>
            <w:iCs/>
          </w:rPr>
          <w:t>. Acontece que, s</w:t>
        </w:r>
        <w:r w:rsidRPr="001F752C">
          <w:rPr>
            <w:iCs/>
          </w:rPr>
          <w:t>e o número de entradas de treinamento for muito grande, e quanto maior, melhor, essa abordagem implicará em um alto tempo de processamento</w:t>
        </w:r>
        <w:r w:rsidRPr="009C7944">
          <w:rPr>
            <w:iCs/>
          </w:rPr>
          <w:t xml:space="preserve"> </w:t>
        </w:r>
        <w:r w:rsidRPr="00201E73">
          <w:rPr>
            <w:iCs/>
          </w:rPr>
          <w:t>e, portanto, longo tempo de aprendizagem.</w:t>
        </w:r>
      </w:ins>
    </w:p>
    <w:p w14:paraId="2B0AE87B" w14:textId="370CB2E7" w:rsidR="00E42FA1" w:rsidRPr="00201E73" w:rsidRDefault="00ED4C17" w:rsidP="00E42FA1">
      <w:pPr>
        <w:rPr>
          <w:ins w:id="1640" w:author="Sergio Di Fiore" w:date="2021-09-05T10:36:00Z"/>
          <w:iCs/>
        </w:rPr>
      </w:pPr>
      <w:ins w:id="1641" w:author="Sergio Di Fiore" w:date="2021-09-05T17:02:00Z">
        <w:r>
          <w:rPr>
            <w:iCs/>
          </w:rPr>
          <w:t xml:space="preserve">O </w:t>
        </w:r>
      </w:ins>
      <w:ins w:id="1642" w:author="Sergio Di Fiore" w:date="2021-09-05T10:36:00Z">
        <w:r w:rsidR="00E42FA1" w:rsidRPr="009D51D6">
          <w:rPr>
            <w:iCs/>
          </w:rPr>
          <w:t>gradiente de descida estocástico pode ser empregado par</w:t>
        </w:r>
        <w:r w:rsidR="00E42FA1" w:rsidRPr="001F752C">
          <w:rPr>
            <w:iCs/>
          </w:rPr>
          <w:t xml:space="preserve">a acelerar o aprendizado. </w:t>
        </w:r>
      </w:ins>
      <w:ins w:id="1643" w:author="Sergio Di Fiore" w:date="2021-09-05T17:03:00Z">
        <w:r>
          <w:rPr>
            <w:iCs/>
          </w:rPr>
          <w:t>B</w:t>
        </w:r>
      </w:ins>
      <w:ins w:id="1644" w:author="Sergio Di Fiore" w:date="2021-09-05T10:36:00Z">
        <w:r w:rsidR="00E42FA1" w:rsidRPr="009D51D6">
          <w:rPr>
            <w:iCs/>
          </w:rPr>
          <w:t xml:space="preserve">asicamente </w:t>
        </w:r>
        <w:r w:rsidR="00E42FA1" w:rsidRPr="001F752C">
          <w:rPr>
            <w:iCs/>
          </w:rPr>
          <w:t xml:space="preserve">se estima o gradiente </w:t>
        </w:r>
      </w:ins>
      <m:oMath>
        <m:r>
          <w:ins w:id="1645" w:author="Sergio Di Fiore" w:date="2021-09-05T10:36:00Z">
            <w:rPr>
              <w:rFonts w:ascii="Cambria Math" w:hAnsi="Cambria Math"/>
            </w:rPr>
            <m:t>∇C</m:t>
          </w:ins>
        </m:r>
      </m:oMath>
      <w:ins w:id="1646" w:author="Sergio Di Fiore" w:date="2021-09-05T10:36:00Z">
        <w:r w:rsidR="00E42FA1" w:rsidRPr="00201E73">
          <w:rPr>
            <w:iCs/>
          </w:rPr>
          <w:t xml:space="preserve"> através do cálculo de </w:t>
        </w:r>
      </w:ins>
      <m:oMath>
        <m:r>
          <w:ins w:id="1647" w:author="Sergio Di Fiore" w:date="2021-09-05T10:36:00Z">
            <w:rPr>
              <w:rFonts w:ascii="Cambria Math" w:hAnsi="Cambria Math"/>
            </w:rPr>
            <m:t>∇C</m:t>
          </w:ins>
        </m:r>
      </m:oMath>
      <w:ins w:id="1648" w:author="Sergio Di Fiore" w:date="2021-09-05T10:36:00Z">
        <w:r w:rsidR="00E42FA1" w:rsidRPr="00201E73">
          <w:rPr>
            <w:vertAlign w:val="subscript"/>
          </w:rPr>
          <w:t>x</w:t>
        </w:r>
        <w:r w:rsidR="00E42FA1" w:rsidRPr="00201E73">
          <w:rPr>
            <w:iCs/>
          </w:rPr>
          <w:t xml:space="preserve"> para uma pequena amostra de treinamento escolhida de forma aleatória. Quando se faz a média sobre essas pequenas amostras, acaba sendo uma maneira rápida de se estimar o real a</w:t>
        </w:r>
      </w:ins>
      <m:oMath>
        <m:r>
          <w:ins w:id="1649" w:author="Sergio Di Fiore" w:date="2021-09-05T10:36:00Z">
            <w:rPr>
              <w:rFonts w:ascii="Cambria Math" w:hAnsi="Cambria Math"/>
            </w:rPr>
            <m:t xml:space="preserve"> ∇C</m:t>
          </w:ins>
        </m:r>
      </m:oMath>
      <w:ins w:id="1650" w:author="Sergio Di Fiore" w:date="2021-09-05T10:36:00Z">
        <w:r w:rsidR="00E42FA1" w:rsidRPr="00201E73">
          <w:rPr>
            <w:iCs/>
          </w:rPr>
          <w:t xml:space="preserve"> e, portanto, de se acelerar o aprendizado.</w:t>
        </w:r>
      </w:ins>
    </w:p>
    <w:p w14:paraId="5C85911F" w14:textId="77777777" w:rsidR="00E42FA1" w:rsidRPr="00201E73" w:rsidRDefault="00E42FA1" w:rsidP="00E42FA1">
      <w:pPr>
        <w:rPr>
          <w:ins w:id="1651" w:author="Sergio Di Fiore" w:date="2021-09-05T10:36:00Z"/>
          <w:iCs/>
        </w:rPr>
      </w:pPr>
      <w:ins w:id="1652" w:author="Sergio Di Fiore" w:date="2021-09-05T10:36:00Z">
        <w:r w:rsidRPr="00201E73">
          <w:rPr>
            <w:iCs/>
          </w:rPr>
          <w:t xml:space="preserve">Para precisar melhor, o gradiente de descida estocástico funciona através da seleção de uma pequena quantidade de entradas de treinamento m escolhidas de forma aleatória. Rotulando-as </w:t>
        </w:r>
        <w:r w:rsidRPr="00201E73">
          <w:rPr>
            <w:rFonts w:ascii="Cambria Math" w:hAnsi="Cambria Math"/>
            <w:iCs/>
          </w:rPr>
          <w:t>x</w:t>
        </w:r>
        <w:r w:rsidRPr="00201E73">
          <w:rPr>
            <w:rFonts w:ascii="Cambria Math" w:hAnsi="Cambria Math"/>
            <w:iCs/>
            <w:vertAlign w:val="subscript"/>
          </w:rPr>
          <w:t>1</w:t>
        </w:r>
        <w:r w:rsidRPr="00201E73">
          <w:rPr>
            <w:rFonts w:ascii="Cambria Math" w:hAnsi="Cambria Math"/>
            <w:iCs/>
          </w:rPr>
          <w:t>, x</w:t>
        </w:r>
        <w:r w:rsidRPr="00201E73">
          <w:rPr>
            <w:rFonts w:ascii="Cambria Math" w:hAnsi="Cambria Math"/>
            <w:iCs/>
            <w:vertAlign w:val="subscript"/>
          </w:rPr>
          <w:t>2</w:t>
        </w:r>
        <w:r w:rsidRPr="00201E73">
          <w:rPr>
            <w:rFonts w:ascii="Cambria Math" w:hAnsi="Cambria Math"/>
            <w:iCs/>
          </w:rPr>
          <w:t xml:space="preserve">, ..., </w:t>
        </w:r>
        <w:proofErr w:type="spellStart"/>
        <w:r w:rsidRPr="00201E73">
          <w:rPr>
            <w:rFonts w:ascii="Cambria Math" w:hAnsi="Cambria Math"/>
            <w:iCs/>
          </w:rPr>
          <w:t>x</w:t>
        </w:r>
        <w:r w:rsidRPr="00201E73">
          <w:rPr>
            <w:rFonts w:ascii="Cambria Math" w:hAnsi="Cambria Math"/>
            <w:iCs/>
            <w:vertAlign w:val="subscript"/>
          </w:rPr>
          <w:t>m</w:t>
        </w:r>
        <w:proofErr w:type="spellEnd"/>
        <w:r w:rsidRPr="00201E73">
          <w:rPr>
            <w:iCs/>
          </w:rPr>
          <w:t xml:space="preserve"> serão referenciadas como um minilote. Admitindo-se que o tamanho da amostra m seja grande o suficiente, espera-se que o valor de </w:t>
        </w:r>
      </w:ins>
      <m:oMath>
        <m:sSub>
          <m:sSubPr>
            <m:ctrlPr>
              <w:ins w:id="1653" w:author="Sergio Di Fiore" w:date="2021-09-05T10:36:00Z">
                <w:rPr>
                  <w:rFonts w:ascii="Cambria Math" w:hAnsi="Cambria Math"/>
                  <w:i/>
                  <w:iCs/>
                </w:rPr>
              </w:ins>
            </m:ctrlPr>
          </m:sSubPr>
          <m:e>
            <m:r>
              <w:ins w:id="1654" w:author="Sergio Di Fiore" w:date="2021-09-05T10:36:00Z">
                <w:rPr>
                  <w:rFonts w:ascii="Cambria Math" w:hAnsi="Cambria Math"/>
                </w:rPr>
                <m:t>∇C</m:t>
              </w:ins>
            </m:r>
          </m:e>
          <m:sub>
            <m:sSub>
              <m:sSubPr>
                <m:ctrlPr>
                  <w:ins w:id="1655" w:author="Sergio Di Fiore" w:date="2021-09-05T10:36:00Z">
                    <w:rPr>
                      <w:rFonts w:ascii="Cambria Math" w:hAnsi="Cambria Math"/>
                      <w:i/>
                      <w:iCs/>
                    </w:rPr>
                  </w:ins>
                </m:ctrlPr>
              </m:sSubPr>
              <m:e>
                <m:r>
                  <w:ins w:id="1656" w:author="Sergio Di Fiore" w:date="2021-09-05T10:36:00Z">
                    <w:rPr>
                      <w:rFonts w:ascii="Cambria Math" w:hAnsi="Cambria Math"/>
                    </w:rPr>
                    <m:t>x</m:t>
                  </w:ins>
                </m:r>
              </m:e>
              <m:sub>
                <m:r>
                  <w:ins w:id="1657" w:author="Sergio Di Fiore" w:date="2021-09-05T10:36:00Z">
                    <w:rPr>
                      <w:rFonts w:ascii="Cambria Math" w:hAnsi="Cambria Math"/>
                    </w:rPr>
                    <m:t>j</m:t>
                  </w:ins>
                </m:r>
              </m:sub>
            </m:sSub>
          </m:sub>
        </m:sSub>
      </m:oMath>
      <w:ins w:id="1658" w:author="Sergio Di Fiore" w:date="2021-09-05T10:36:00Z">
        <w:r w:rsidRPr="009D51D6">
          <w:rPr>
            <w:iCs/>
          </w:rPr>
          <w:t xml:space="preserve"> </w:t>
        </w:r>
        <w:r w:rsidRPr="001F752C">
          <w:rPr>
            <w:iCs/>
          </w:rPr>
          <w:t xml:space="preserve">seja aproximadamente igual a média sobre todos os </w:t>
        </w:r>
      </w:ins>
      <m:oMath>
        <m:r>
          <w:ins w:id="1659" w:author="Sergio Di Fiore" w:date="2021-09-05T10:36:00Z">
            <w:rPr>
              <w:rFonts w:ascii="Cambria Math" w:hAnsi="Cambria Math"/>
            </w:rPr>
            <m:t>∇C</m:t>
          </w:ins>
        </m:r>
      </m:oMath>
      <w:ins w:id="1660" w:author="Sergio Di Fiore" w:date="2021-09-05T10:36:00Z">
        <w:r w:rsidRPr="00201E73">
          <w:rPr>
            <w:vertAlign w:val="subscript"/>
          </w:rPr>
          <w:t>x</w:t>
        </w:r>
        <w:r w:rsidRPr="00201E73">
          <w:rPr>
            <w:iCs/>
          </w:rPr>
          <w:t>, isto é:</w:t>
        </w:r>
      </w:ins>
    </w:p>
    <w:p w14:paraId="0B1D3552" w14:textId="53EABD3E" w:rsidR="00E42FA1" w:rsidRPr="00201E73" w:rsidRDefault="00E42FA1">
      <w:pPr>
        <w:pStyle w:val="Legenda"/>
        <w:jc w:val="center"/>
        <w:rPr>
          <w:ins w:id="1661" w:author="Sergio Di Fiore" w:date="2021-09-05T10:36:00Z"/>
        </w:rPr>
        <w:pPrChange w:id="1662" w:author="Sergio Di Fiore" w:date="2021-09-05T10:40:00Z">
          <w:pPr>
            <w:pStyle w:val="Legenda"/>
          </w:pPr>
        </w:pPrChange>
      </w:pPr>
      <w:bookmarkStart w:id="1663" w:name="_Toc80032307"/>
      <w:ins w:id="1664" w:author="Sergio Di Fiore" w:date="2021-09-05T10:36:00Z">
        <w:r w:rsidRPr="00201E73">
          <w:t xml:space="preserve">Equação </w:t>
        </w:r>
      </w:ins>
      <w:ins w:id="1665" w:author="Sergio Di Fiore" w:date="2021-09-05T17:04:00Z">
        <w:r w:rsidR="00EC6A34">
          <w:t>17</w:t>
        </w:r>
      </w:ins>
      <w:ins w:id="1666" w:author="Sergio Di Fiore" w:date="2021-09-05T10:36:00Z">
        <w:r w:rsidRPr="009D51D6">
          <w:t xml:space="preserve">: </w:t>
        </w:r>
        <w:r w:rsidRPr="001F752C">
          <w:t>O gradiente de descida estocástico sobre uma pequena amostra de dados de treino</w:t>
        </w:r>
        <w:r w:rsidRPr="009C7944">
          <w:t xml:space="preserve"> é aproxima</w:t>
        </w:r>
        <w:r w:rsidRPr="00201E73">
          <w:t>damente o de toda a amostra</w:t>
        </w:r>
        <w:bookmarkEnd w:id="1663"/>
      </w:ins>
    </w:p>
    <w:p w14:paraId="407DE3C4" w14:textId="77777777" w:rsidR="00EE5BDD" w:rsidRPr="009D51D6" w:rsidRDefault="00EE5BDD" w:rsidP="00EE5BDD">
      <w:pPr>
        <w:rPr>
          <w:ins w:id="1667" w:author="Sergio Di Fiore" w:date="2021-09-05T10:41:00Z"/>
        </w:rPr>
      </w:pPr>
      <m:oMathPara>
        <m:oMath>
          <m:r>
            <w:ins w:id="1668" w:author="Sergio Di Fiore" w:date="2021-09-05T10:41:00Z">
              <w:rPr>
                <w:rFonts w:ascii="Cambria Math" w:hAnsi="Cambria Math"/>
              </w:rPr>
              <m:t>∇C≈</m:t>
            </w:ins>
          </m:r>
          <m:f>
            <m:fPr>
              <m:ctrlPr>
                <w:ins w:id="1669" w:author="Sergio Di Fiore" w:date="2021-09-05T10:41:00Z">
                  <w:rPr>
                    <w:rFonts w:ascii="Cambria Math" w:hAnsi="Cambria Math"/>
                    <w:i/>
                    <w:iCs/>
                  </w:rPr>
                </w:ins>
              </m:ctrlPr>
            </m:fPr>
            <m:num>
              <m:r>
                <w:ins w:id="1670" w:author="Sergio Di Fiore" w:date="2021-09-05T10:41:00Z">
                  <w:rPr>
                    <w:rFonts w:ascii="Cambria Math" w:hAnsi="Cambria Math"/>
                  </w:rPr>
                  <m:t>1</m:t>
                </w:ins>
              </m:r>
            </m:num>
            <m:den>
              <m:r>
                <w:ins w:id="1671" w:author="Sergio Di Fiore" w:date="2021-09-05T10:41:00Z">
                  <w:rPr>
                    <w:rFonts w:ascii="Cambria Math" w:hAnsi="Cambria Math"/>
                  </w:rPr>
                  <m:t>m</m:t>
                </w:ins>
              </m:r>
            </m:den>
          </m:f>
          <m:nary>
            <m:naryPr>
              <m:chr m:val="∑"/>
              <m:limLoc m:val="undOvr"/>
              <m:ctrlPr>
                <w:ins w:id="1672" w:author="Sergio Di Fiore" w:date="2021-09-05T10:41:00Z">
                  <w:rPr>
                    <w:rFonts w:ascii="Cambria Math" w:hAnsi="Cambria Math"/>
                    <w:i/>
                    <w:iCs/>
                  </w:rPr>
                </w:ins>
              </m:ctrlPr>
            </m:naryPr>
            <m:sub>
              <m:r>
                <w:ins w:id="1673" w:author="Sergio Di Fiore" w:date="2021-09-05T10:41:00Z">
                  <w:rPr>
                    <w:rFonts w:ascii="Cambria Math" w:hAnsi="Cambria Math"/>
                  </w:rPr>
                  <m:t>j=1</m:t>
                </w:ins>
              </m:r>
            </m:sub>
            <m:sup>
              <m:r>
                <w:ins w:id="1674" w:author="Sergio Di Fiore" w:date="2021-09-05T10:41:00Z">
                  <w:rPr>
                    <w:rFonts w:ascii="Cambria Math" w:hAnsi="Cambria Math"/>
                  </w:rPr>
                  <m:t>m</m:t>
                </w:ins>
              </m:r>
            </m:sup>
            <m:e>
              <m:sSub>
                <m:sSubPr>
                  <m:ctrlPr>
                    <w:ins w:id="1675" w:author="Sergio Di Fiore" w:date="2021-09-05T10:41:00Z">
                      <w:rPr>
                        <w:rFonts w:ascii="Cambria Math" w:hAnsi="Cambria Math"/>
                        <w:i/>
                        <w:iCs/>
                      </w:rPr>
                    </w:ins>
                  </m:ctrlPr>
                </m:sSubPr>
                <m:e>
                  <m:r>
                    <w:ins w:id="1676" w:author="Sergio Di Fiore" w:date="2021-09-05T10:41:00Z">
                      <w:rPr>
                        <w:rFonts w:ascii="Cambria Math" w:hAnsi="Cambria Math"/>
                      </w:rPr>
                      <m:t>∇C</m:t>
                    </w:ins>
                  </m:r>
                </m:e>
                <m:sub>
                  <m:sSub>
                    <m:sSubPr>
                      <m:ctrlPr>
                        <w:ins w:id="1677" w:author="Sergio Di Fiore" w:date="2021-09-05T10:41:00Z">
                          <w:rPr>
                            <w:rFonts w:ascii="Cambria Math" w:hAnsi="Cambria Math"/>
                            <w:i/>
                            <w:iCs/>
                          </w:rPr>
                        </w:ins>
                      </m:ctrlPr>
                    </m:sSubPr>
                    <m:e>
                      <m:r>
                        <w:ins w:id="1678" w:author="Sergio Di Fiore" w:date="2021-09-05T10:41:00Z">
                          <w:rPr>
                            <w:rFonts w:ascii="Cambria Math" w:hAnsi="Cambria Math"/>
                          </w:rPr>
                          <m:t>x</m:t>
                        </w:ins>
                      </m:r>
                    </m:e>
                    <m:sub>
                      <m:r>
                        <w:ins w:id="1679" w:author="Sergio Di Fiore" w:date="2021-09-05T10:41:00Z">
                          <w:rPr>
                            <w:rFonts w:ascii="Cambria Math" w:hAnsi="Cambria Math"/>
                          </w:rPr>
                          <m:t>j</m:t>
                        </w:ins>
                      </m:r>
                    </m:sub>
                  </m:sSub>
                </m:sub>
              </m:sSub>
            </m:e>
          </m:nary>
        </m:oMath>
      </m:oMathPara>
    </w:p>
    <w:p w14:paraId="48FD993D" w14:textId="498071D9" w:rsidR="009F70B8" w:rsidRPr="00201E73" w:rsidRDefault="009F70B8" w:rsidP="009F70B8">
      <w:pPr>
        <w:rPr>
          <w:ins w:id="1680" w:author="Sergio Di Fiore" w:date="2021-09-05T10:41:00Z"/>
        </w:rPr>
      </w:pPr>
      <w:ins w:id="1681" w:author="Sergio Di Fiore" w:date="2021-09-05T10:42:00Z">
        <w:r w:rsidRPr="001F752C">
          <w:t>Assume-se</w:t>
        </w:r>
      </w:ins>
      <w:ins w:id="1682" w:author="Sergio Di Fiore" w:date="2021-09-05T10:41:00Z">
        <w:r w:rsidRPr="001F752C">
          <w:t xml:space="preserve"> que </w:t>
        </w:r>
        <w:proofErr w:type="spellStart"/>
        <w:r w:rsidRPr="009C7944">
          <w:rPr>
            <w:rFonts w:ascii="Cambria Math" w:hAnsi="Cambria Math"/>
          </w:rPr>
          <w:t>w</w:t>
        </w:r>
        <w:r w:rsidRPr="00201E73">
          <w:rPr>
            <w:rFonts w:ascii="Cambria Math" w:hAnsi="Cambria Math"/>
            <w:vertAlign w:val="subscript"/>
          </w:rPr>
          <w:t>k</w:t>
        </w:r>
        <w:proofErr w:type="spellEnd"/>
        <w:r w:rsidRPr="00201E73">
          <w:t xml:space="preserve"> e </w:t>
        </w:r>
        <w:proofErr w:type="spellStart"/>
        <w:r w:rsidRPr="00201E73">
          <w:rPr>
            <w:rFonts w:ascii="Cambria Math" w:hAnsi="Cambria Math"/>
          </w:rPr>
          <w:t>b</w:t>
        </w:r>
        <w:r w:rsidRPr="00201E73">
          <w:rPr>
            <w:rFonts w:ascii="Cambria Math" w:hAnsi="Cambria Math"/>
            <w:vertAlign w:val="subscript"/>
          </w:rPr>
          <w:t>l</w:t>
        </w:r>
        <w:proofErr w:type="spellEnd"/>
        <w:r w:rsidRPr="00201E73">
          <w:t xml:space="preserve"> denotem os pesos e </w:t>
        </w:r>
        <w:r w:rsidRPr="00201E73">
          <w:rPr>
            <w:iCs/>
          </w:rPr>
          <w:t>tendência</w:t>
        </w:r>
        <w:r w:rsidRPr="00201E73">
          <w:t xml:space="preserve"> na rede neural em questão. O gradiente de decida estocástico, como consequência do que foi visto acima, é operado pela escolha aleatória de um minilote de dados de entrada de treinamento e fazendo-se o treinamento com estes:</w:t>
        </w:r>
      </w:ins>
    </w:p>
    <w:p w14:paraId="43EC879C" w14:textId="278AC69C" w:rsidR="009F70B8" w:rsidRPr="001F752C" w:rsidRDefault="009F70B8">
      <w:pPr>
        <w:pStyle w:val="Legenda"/>
        <w:jc w:val="center"/>
        <w:rPr>
          <w:ins w:id="1683" w:author="Sergio Di Fiore" w:date="2021-09-05T10:41:00Z"/>
        </w:rPr>
        <w:pPrChange w:id="1684" w:author="Sergio Di Fiore" w:date="2021-09-05T10:42:00Z">
          <w:pPr>
            <w:pStyle w:val="Legenda"/>
          </w:pPr>
        </w:pPrChange>
      </w:pPr>
      <w:bookmarkStart w:id="1685" w:name="_Toc80032309"/>
      <w:ins w:id="1686" w:author="Sergio Di Fiore" w:date="2021-09-05T10:41:00Z">
        <w:r w:rsidRPr="00201E73">
          <w:t xml:space="preserve">Equação </w:t>
        </w:r>
      </w:ins>
      <w:ins w:id="1687" w:author="Sergio Di Fiore" w:date="2021-09-05T10:42:00Z">
        <w:r w:rsidRPr="00201E73">
          <w:t>1</w:t>
        </w:r>
      </w:ins>
      <w:ins w:id="1688" w:author="Sergio Di Fiore" w:date="2021-09-05T17:05:00Z">
        <w:r w:rsidR="002F1764">
          <w:t>8</w:t>
        </w:r>
      </w:ins>
      <w:ins w:id="1689" w:author="Sergio Di Fiore" w:date="2021-09-05T10:41:00Z">
        <w:r w:rsidRPr="009D51D6">
          <w:t>: Co</w:t>
        </w:r>
        <w:r w:rsidRPr="001F752C">
          <w:t>mponente peso com o gradiente de descida estocástico</w:t>
        </w:r>
        <w:bookmarkEnd w:id="1685"/>
      </w:ins>
    </w:p>
    <w:p w14:paraId="641B4C54" w14:textId="77777777" w:rsidR="009F70B8" w:rsidRPr="009D51D6" w:rsidRDefault="00363137" w:rsidP="009F70B8">
      <w:pPr>
        <w:rPr>
          <w:ins w:id="1690" w:author="Sergio Di Fiore" w:date="2021-09-05T10:41:00Z"/>
          <w:bCs/>
          <w:color w:val="3B3838" w:themeColor="background2" w:themeShade="40"/>
          <w:szCs w:val="24"/>
        </w:rPr>
      </w:pPr>
      <m:oMathPara>
        <m:oMath>
          <m:sSub>
            <m:sSubPr>
              <m:ctrlPr>
                <w:ins w:id="1691" w:author="Sergio Di Fiore" w:date="2021-09-05T10:41:00Z">
                  <w:rPr>
                    <w:rFonts w:ascii="Cambria Math" w:hAnsi="Cambria Math"/>
                    <w:i/>
                    <w:iCs/>
                    <w:szCs w:val="24"/>
                  </w:rPr>
                </w:ins>
              </m:ctrlPr>
            </m:sSubPr>
            <m:e>
              <m:r>
                <w:ins w:id="1692" w:author="Sergio Di Fiore" w:date="2021-09-05T10:41:00Z">
                  <w:rPr>
                    <w:rFonts w:ascii="Cambria Math" w:hAnsi="Cambria Math"/>
                    <w:szCs w:val="24"/>
                  </w:rPr>
                  <m:t>w</m:t>
                </w:ins>
              </m:r>
            </m:e>
            <m:sub>
              <m:r>
                <w:ins w:id="1693" w:author="Sergio Di Fiore" w:date="2021-09-05T10:41:00Z">
                  <w:rPr>
                    <w:rFonts w:ascii="Cambria Math" w:hAnsi="Cambria Math"/>
                    <w:szCs w:val="24"/>
                  </w:rPr>
                  <m:t>k</m:t>
                </w:ins>
              </m:r>
            </m:sub>
          </m:sSub>
          <m:r>
            <w:ins w:id="1694" w:author="Sergio Di Fiore" w:date="2021-09-05T10:41:00Z">
              <w:rPr>
                <w:rFonts w:ascii="Cambria Math" w:hAnsi="Cambria Math"/>
                <w:szCs w:val="24"/>
              </w:rPr>
              <m:t>→</m:t>
            </w:ins>
          </m:r>
          <m:sSub>
            <m:sSubPr>
              <m:ctrlPr>
                <w:ins w:id="1695" w:author="Sergio Di Fiore" w:date="2021-09-05T10:41:00Z">
                  <w:rPr>
                    <w:rFonts w:ascii="Cambria Math" w:hAnsi="Cambria Math"/>
                    <w:i/>
                    <w:iCs/>
                    <w:szCs w:val="24"/>
                  </w:rPr>
                </w:ins>
              </m:ctrlPr>
            </m:sSubPr>
            <m:e>
              <m:r>
                <w:ins w:id="1696" w:author="Sergio Di Fiore" w:date="2021-09-05T10:41:00Z">
                  <w:rPr>
                    <w:rFonts w:ascii="Cambria Math" w:hAnsi="Cambria Math"/>
                    <w:szCs w:val="24"/>
                  </w:rPr>
                  <m:t>w'</m:t>
                </w:ins>
              </m:r>
            </m:e>
            <m:sub>
              <m:r>
                <w:ins w:id="1697" w:author="Sergio Di Fiore" w:date="2021-09-05T10:41:00Z">
                  <w:rPr>
                    <w:rFonts w:ascii="Cambria Math" w:hAnsi="Cambria Math"/>
                    <w:szCs w:val="24"/>
                  </w:rPr>
                  <m:t>k</m:t>
                </w:ins>
              </m:r>
            </m:sub>
          </m:sSub>
          <m:r>
            <w:ins w:id="1698" w:author="Sergio Di Fiore" w:date="2021-09-05T10:41:00Z">
              <w:rPr>
                <w:rFonts w:ascii="Cambria Math" w:hAnsi="Cambria Math"/>
                <w:szCs w:val="24"/>
              </w:rPr>
              <m:t xml:space="preserve"> = </m:t>
            </w:ins>
          </m:r>
          <m:sSub>
            <m:sSubPr>
              <m:ctrlPr>
                <w:ins w:id="1699" w:author="Sergio Di Fiore" w:date="2021-09-05T10:41:00Z">
                  <w:rPr>
                    <w:rFonts w:ascii="Cambria Math" w:hAnsi="Cambria Math"/>
                    <w:i/>
                    <w:iCs/>
                    <w:szCs w:val="24"/>
                  </w:rPr>
                </w:ins>
              </m:ctrlPr>
            </m:sSubPr>
            <m:e>
              <m:r>
                <w:ins w:id="1700" w:author="Sergio Di Fiore" w:date="2021-09-05T10:41:00Z">
                  <w:rPr>
                    <w:rFonts w:ascii="Cambria Math" w:hAnsi="Cambria Math"/>
                    <w:szCs w:val="24"/>
                  </w:rPr>
                  <m:t>w</m:t>
                </w:ins>
              </m:r>
            </m:e>
            <m:sub>
              <m:r>
                <w:ins w:id="1701" w:author="Sergio Di Fiore" w:date="2021-09-05T10:41:00Z">
                  <w:rPr>
                    <w:rFonts w:ascii="Cambria Math" w:hAnsi="Cambria Math"/>
                    <w:szCs w:val="24"/>
                  </w:rPr>
                  <m:t>k</m:t>
                </w:ins>
              </m:r>
            </m:sub>
          </m:sSub>
          <m:r>
            <w:ins w:id="1702" w:author="Sergio Di Fiore" w:date="2021-09-05T10:41:00Z">
              <w:rPr>
                <w:rFonts w:ascii="Cambria Math" w:hAnsi="Cambria Math"/>
                <w:szCs w:val="24"/>
              </w:rPr>
              <m:t xml:space="preserve"> - </m:t>
            </w:ins>
          </m:r>
          <m:f>
            <m:fPr>
              <m:ctrlPr>
                <w:ins w:id="1703" w:author="Sergio Di Fiore" w:date="2021-09-05T10:41:00Z">
                  <w:rPr>
                    <w:rFonts w:ascii="Cambria Math" w:eastAsia="Times New Roman" w:hAnsi="Cambria Math"/>
                    <w:bCs/>
                    <w:i/>
                    <w:color w:val="3B3838" w:themeColor="background2" w:themeShade="40"/>
                    <w:szCs w:val="24"/>
                  </w:rPr>
                </w:ins>
              </m:ctrlPr>
            </m:fPr>
            <m:num>
              <m:r>
                <w:ins w:id="1704" w:author="Sergio Di Fiore" w:date="2021-09-05T10:41:00Z">
                  <w:rPr>
                    <w:rFonts w:ascii="Cambria Math" w:hAnsi="Cambria Math"/>
                    <w:color w:val="333333"/>
                    <w:szCs w:val="24"/>
                    <w:shd w:val="clear" w:color="auto" w:fill="FFFFFF"/>
                  </w:rPr>
                  <m:t>η</m:t>
                </w:ins>
              </m:r>
            </m:num>
            <m:den>
              <m:sSub>
                <m:sSubPr>
                  <m:ctrlPr>
                    <w:ins w:id="1705" w:author="Sergio Di Fiore" w:date="2021-09-05T10:41:00Z">
                      <w:rPr>
                        <w:rFonts w:ascii="Cambria Math" w:eastAsia="Times New Roman" w:hAnsi="Cambria Math"/>
                        <w:bCs/>
                        <w:i/>
                        <w:color w:val="3B3838" w:themeColor="background2" w:themeShade="40"/>
                        <w:szCs w:val="24"/>
                      </w:rPr>
                    </w:ins>
                  </m:ctrlPr>
                </m:sSubPr>
                <m:e>
                  <m:r>
                    <w:ins w:id="1706" w:author="Sergio Di Fiore" w:date="2021-09-05T10:41:00Z">
                      <w:rPr>
                        <w:rFonts w:ascii="Cambria Math" w:hAnsi="Cambria Math"/>
                        <w:szCs w:val="24"/>
                      </w:rPr>
                      <m:t>m</m:t>
                    </w:ins>
                  </m:r>
                </m:e>
                <m:sub>
                  <m:r>
                    <w:ins w:id="1707" w:author="Sergio Di Fiore" w:date="2021-09-05T10:41:00Z">
                      <w:rPr>
                        <w:rFonts w:ascii="Cambria Math" w:hAnsi="Cambria Math"/>
                        <w:szCs w:val="24"/>
                      </w:rPr>
                      <m:t>j</m:t>
                    </w:ins>
                  </m:r>
                </m:sub>
              </m:sSub>
            </m:den>
          </m:f>
          <m:nary>
            <m:naryPr>
              <m:chr m:val="∑"/>
              <m:limLoc m:val="undOvr"/>
              <m:subHide m:val="1"/>
              <m:supHide m:val="1"/>
              <m:ctrlPr>
                <w:ins w:id="1708" w:author="Sergio Di Fiore" w:date="2021-09-05T10:41:00Z">
                  <w:rPr>
                    <w:rFonts w:ascii="Cambria Math" w:eastAsia="Times New Roman" w:hAnsi="Cambria Math"/>
                    <w:bCs/>
                    <w:i/>
                    <w:color w:val="3B3838" w:themeColor="background2" w:themeShade="40"/>
                    <w:szCs w:val="24"/>
                  </w:rPr>
                </w:ins>
              </m:ctrlPr>
            </m:naryPr>
            <m:sub/>
            <m:sup/>
            <m:e>
              <m:f>
                <m:fPr>
                  <m:ctrlPr>
                    <w:ins w:id="1709" w:author="Sergio Di Fiore" w:date="2021-09-05T10:41:00Z">
                      <w:rPr>
                        <w:rFonts w:ascii="Cambria Math" w:hAnsi="Cambria Math"/>
                        <w:i/>
                        <w:color w:val="333333"/>
                        <w:szCs w:val="24"/>
                        <w:shd w:val="clear" w:color="auto" w:fill="FFFFFF"/>
                      </w:rPr>
                    </w:ins>
                  </m:ctrlPr>
                </m:fPr>
                <m:num>
                  <m:r>
                    <w:ins w:id="1710" w:author="Sergio Di Fiore" w:date="2021-09-05T10:41:00Z">
                      <w:rPr>
                        <w:rFonts w:ascii="Cambria Math" w:hAnsi="Cambria Math"/>
                        <w:szCs w:val="24"/>
                      </w:rPr>
                      <m:t>∂</m:t>
                    </w:ins>
                  </m:r>
                  <m:sSub>
                    <m:sSubPr>
                      <m:ctrlPr>
                        <w:ins w:id="1711" w:author="Sergio Di Fiore" w:date="2021-09-05T10:41:00Z">
                          <w:rPr>
                            <w:rFonts w:ascii="Cambria Math" w:eastAsia="Times New Roman" w:hAnsi="Cambria Math"/>
                            <w:bCs/>
                            <w:i/>
                            <w:color w:val="3B3838" w:themeColor="background2" w:themeShade="40"/>
                            <w:szCs w:val="24"/>
                          </w:rPr>
                        </w:ins>
                      </m:ctrlPr>
                    </m:sSubPr>
                    <m:e>
                      <m:r>
                        <w:ins w:id="1712" w:author="Sergio Di Fiore" w:date="2021-09-05T10:41:00Z">
                          <w:rPr>
                            <w:rFonts w:ascii="Cambria Math" w:hAnsi="Cambria Math"/>
                            <w:szCs w:val="24"/>
                          </w:rPr>
                          <m:t>C</m:t>
                        </w:ins>
                      </m:r>
                    </m:e>
                    <m:sub>
                      <m:sSub>
                        <m:sSubPr>
                          <m:ctrlPr>
                            <w:ins w:id="1713" w:author="Sergio Di Fiore" w:date="2021-09-05T10:41:00Z">
                              <w:rPr>
                                <w:rFonts w:ascii="Cambria Math" w:eastAsia="Times New Roman" w:hAnsi="Cambria Math"/>
                                <w:bCs/>
                                <w:i/>
                                <w:color w:val="3B3838" w:themeColor="background2" w:themeShade="40"/>
                                <w:szCs w:val="24"/>
                              </w:rPr>
                            </w:ins>
                          </m:ctrlPr>
                        </m:sSubPr>
                        <m:e>
                          <m:r>
                            <w:ins w:id="1714" w:author="Sergio Di Fiore" w:date="2021-09-05T10:41:00Z">
                              <w:rPr>
                                <w:rFonts w:ascii="Cambria Math" w:hAnsi="Cambria Math"/>
                                <w:szCs w:val="24"/>
                              </w:rPr>
                              <m:t>x</m:t>
                            </w:ins>
                          </m:r>
                        </m:e>
                        <m:sub>
                          <m:r>
                            <w:ins w:id="1715" w:author="Sergio Di Fiore" w:date="2021-09-05T10:41:00Z">
                              <w:rPr>
                                <w:rFonts w:ascii="Cambria Math" w:hAnsi="Cambria Math"/>
                                <w:szCs w:val="24"/>
                              </w:rPr>
                              <m:t>j</m:t>
                            </w:ins>
                          </m:r>
                        </m:sub>
                      </m:sSub>
                    </m:sub>
                  </m:sSub>
                </m:num>
                <m:den>
                  <m:sSub>
                    <m:sSubPr>
                      <m:ctrlPr>
                        <w:ins w:id="1716" w:author="Sergio Di Fiore" w:date="2021-09-05T10:41:00Z">
                          <w:rPr>
                            <w:rFonts w:ascii="Cambria Math" w:hAnsi="Cambria Math"/>
                            <w:i/>
                            <w:iCs/>
                            <w:szCs w:val="24"/>
                          </w:rPr>
                        </w:ins>
                      </m:ctrlPr>
                    </m:sSubPr>
                    <m:e>
                      <m:r>
                        <w:ins w:id="1717" w:author="Sergio Di Fiore" w:date="2021-09-05T10:41:00Z">
                          <w:rPr>
                            <w:rFonts w:ascii="Cambria Math" w:hAnsi="Cambria Math"/>
                            <w:szCs w:val="24"/>
                          </w:rPr>
                          <m:t>∂w</m:t>
                        </w:ins>
                      </m:r>
                    </m:e>
                    <m:sub>
                      <m:r>
                        <w:ins w:id="1718" w:author="Sergio Di Fiore" w:date="2021-09-05T10:41:00Z">
                          <w:rPr>
                            <w:rFonts w:ascii="Cambria Math" w:hAnsi="Cambria Math"/>
                            <w:szCs w:val="24"/>
                          </w:rPr>
                          <m:t>k</m:t>
                        </w:ins>
                      </m:r>
                    </m:sub>
                  </m:sSub>
                </m:den>
              </m:f>
            </m:e>
          </m:nary>
        </m:oMath>
      </m:oMathPara>
    </w:p>
    <w:p w14:paraId="30547BC8" w14:textId="5CF57D51" w:rsidR="009F70B8" w:rsidRPr="009C7944" w:rsidRDefault="009F70B8">
      <w:pPr>
        <w:pStyle w:val="Legenda"/>
        <w:jc w:val="center"/>
        <w:rPr>
          <w:ins w:id="1719" w:author="Sergio Di Fiore" w:date="2021-09-05T10:41:00Z"/>
        </w:rPr>
        <w:pPrChange w:id="1720" w:author="Sergio Di Fiore" w:date="2021-09-05T10:42:00Z">
          <w:pPr>
            <w:pStyle w:val="Legenda"/>
          </w:pPr>
        </w:pPrChange>
      </w:pPr>
      <w:bookmarkStart w:id="1721" w:name="_Toc80032310"/>
      <w:ins w:id="1722" w:author="Sergio Di Fiore" w:date="2021-09-05T10:41:00Z">
        <w:r w:rsidRPr="001F752C">
          <w:t xml:space="preserve">Equação </w:t>
        </w:r>
      </w:ins>
      <w:ins w:id="1723" w:author="Sergio Di Fiore" w:date="2021-09-05T10:42:00Z">
        <w:r w:rsidRPr="001F752C">
          <w:t>1</w:t>
        </w:r>
      </w:ins>
      <w:ins w:id="1724" w:author="Sergio Di Fiore" w:date="2021-09-05T17:06:00Z">
        <w:r w:rsidR="00BE7814">
          <w:t>9</w:t>
        </w:r>
      </w:ins>
      <w:ins w:id="1725" w:author="Sergio Di Fiore" w:date="2021-09-05T10:41:00Z">
        <w:r w:rsidRPr="009D51D6">
          <w:t xml:space="preserve">: Componente </w:t>
        </w:r>
        <w:r w:rsidRPr="001F752C">
          <w:rPr>
            <w:i w:val="0"/>
          </w:rPr>
          <w:t>tendência</w:t>
        </w:r>
        <w:r w:rsidRPr="001F752C">
          <w:t xml:space="preserve"> com o gradiente de descida estocástico</w:t>
        </w:r>
        <w:bookmarkEnd w:id="1721"/>
      </w:ins>
    </w:p>
    <w:p w14:paraId="341D719D" w14:textId="77777777" w:rsidR="009F70B8" w:rsidRPr="009D51D6" w:rsidRDefault="00363137" w:rsidP="009F70B8">
      <w:pPr>
        <w:rPr>
          <w:ins w:id="1726" w:author="Sergio Di Fiore" w:date="2021-09-05T10:41:00Z"/>
          <w:color w:val="333333"/>
          <w:szCs w:val="24"/>
          <w:shd w:val="clear" w:color="auto" w:fill="FFFFFF"/>
        </w:rPr>
      </w:pPr>
      <m:oMathPara>
        <m:oMath>
          <m:sSub>
            <m:sSubPr>
              <m:ctrlPr>
                <w:ins w:id="1727" w:author="Sergio Di Fiore" w:date="2021-09-05T10:41:00Z">
                  <w:rPr>
                    <w:rFonts w:ascii="Cambria Math" w:hAnsi="Cambria Math"/>
                    <w:i/>
                    <w:iCs/>
                    <w:szCs w:val="24"/>
                  </w:rPr>
                </w:ins>
              </m:ctrlPr>
            </m:sSubPr>
            <m:e>
              <m:r>
                <w:ins w:id="1728" w:author="Sergio Di Fiore" w:date="2021-09-05T10:41:00Z">
                  <w:rPr>
                    <w:rFonts w:ascii="Cambria Math" w:hAnsi="Cambria Math"/>
                    <w:szCs w:val="24"/>
                  </w:rPr>
                  <m:t>b</m:t>
                </w:ins>
              </m:r>
            </m:e>
            <m:sub>
              <m:r>
                <w:ins w:id="1729" w:author="Sergio Di Fiore" w:date="2021-09-05T10:41:00Z">
                  <w:rPr>
                    <w:rFonts w:ascii="Cambria Math" w:hAnsi="Cambria Math"/>
                    <w:szCs w:val="24"/>
                  </w:rPr>
                  <m:t>l</m:t>
                </w:ins>
              </m:r>
            </m:sub>
          </m:sSub>
          <m:r>
            <w:ins w:id="1730" w:author="Sergio Di Fiore" w:date="2021-09-05T10:41:00Z">
              <w:rPr>
                <w:rFonts w:ascii="Cambria Math" w:hAnsi="Cambria Math"/>
                <w:szCs w:val="24"/>
              </w:rPr>
              <m:t>→</m:t>
            </w:ins>
          </m:r>
          <m:sSub>
            <m:sSubPr>
              <m:ctrlPr>
                <w:ins w:id="1731" w:author="Sergio Di Fiore" w:date="2021-09-05T10:41:00Z">
                  <w:rPr>
                    <w:rFonts w:ascii="Cambria Math" w:hAnsi="Cambria Math"/>
                    <w:i/>
                    <w:iCs/>
                    <w:szCs w:val="24"/>
                  </w:rPr>
                </w:ins>
              </m:ctrlPr>
            </m:sSubPr>
            <m:e>
              <m:r>
                <w:ins w:id="1732" w:author="Sergio Di Fiore" w:date="2021-09-05T10:41:00Z">
                  <w:rPr>
                    <w:rFonts w:ascii="Cambria Math" w:hAnsi="Cambria Math"/>
                    <w:szCs w:val="24"/>
                  </w:rPr>
                  <m:t>b'</m:t>
                </w:ins>
              </m:r>
            </m:e>
            <m:sub>
              <m:r>
                <w:ins w:id="1733" w:author="Sergio Di Fiore" w:date="2021-09-05T10:41:00Z">
                  <w:rPr>
                    <w:rFonts w:ascii="Cambria Math" w:hAnsi="Cambria Math"/>
                    <w:szCs w:val="24"/>
                  </w:rPr>
                  <m:t>l</m:t>
                </w:ins>
              </m:r>
            </m:sub>
          </m:sSub>
          <m:r>
            <w:ins w:id="1734" w:author="Sergio Di Fiore" w:date="2021-09-05T10:41:00Z">
              <w:rPr>
                <w:rFonts w:ascii="Cambria Math" w:hAnsi="Cambria Math"/>
                <w:szCs w:val="24"/>
              </w:rPr>
              <m:t xml:space="preserve"> = </m:t>
            </w:ins>
          </m:r>
          <m:sSub>
            <m:sSubPr>
              <m:ctrlPr>
                <w:ins w:id="1735" w:author="Sergio Di Fiore" w:date="2021-09-05T10:41:00Z">
                  <w:rPr>
                    <w:rFonts w:ascii="Cambria Math" w:hAnsi="Cambria Math"/>
                    <w:i/>
                    <w:iCs/>
                    <w:szCs w:val="24"/>
                  </w:rPr>
                </w:ins>
              </m:ctrlPr>
            </m:sSubPr>
            <m:e>
              <m:r>
                <w:ins w:id="1736" w:author="Sergio Di Fiore" w:date="2021-09-05T10:41:00Z">
                  <w:rPr>
                    <w:rFonts w:ascii="Cambria Math" w:hAnsi="Cambria Math"/>
                    <w:szCs w:val="24"/>
                  </w:rPr>
                  <m:t>b</m:t>
                </w:ins>
              </m:r>
            </m:e>
            <m:sub>
              <m:r>
                <w:ins w:id="1737" w:author="Sergio Di Fiore" w:date="2021-09-05T10:41:00Z">
                  <w:rPr>
                    <w:rFonts w:ascii="Cambria Math" w:hAnsi="Cambria Math"/>
                    <w:szCs w:val="24"/>
                  </w:rPr>
                  <m:t>l</m:t>
                </w:ins>
              </m:r>
            </m:sub>
          </m:sSub>
          <m:r>
            <w:ins w:id="1738" w:author="Sergio Di Fiore" w:date="2021-09-05T10:41:00Z">
              <w:rPr>
                <w:rFonts w:ascii="Cambria Math" w:hAnsi="Cambria Math"/>
                <w:szCs w:val="24"/>
              </w:rPr>
              <m:t xml:space="preserve"> - </m:t>
            </w:ins>
          </m:r>
          <m:f>
            <m:fPr>
              <m:ctrlPr>
                <w:ins w:id="1739" w:author="Sergio Di Fiore" w:date="2021-09-05T10:41:00Z">
                  <w:rPr>
                    <w:rFonts w:ascii="Cambria Math" w:eastAsia="Times New Roman" w:hAnsi="Cambria Math"/>
                    <w:bCs/>
                    <w:i/>
                    <w:color w:val="3B3838" w:themeColor="background2" w:themeShade="40"/>
                    <w:szCs w:val="24"/>
                  </w:rPr>
                </w:ins>
              </m:ctrlPr>
            </m:fPr>
            <m:num>
              <m:r>
                <w:ins w:id="1740" w:author="Sergio Di Fiore" w:date="2021-09-05T10:41:00Z">
                  <w:rPr>
                    <w:rFonts w:ascii="Cambria Math" w:hAnsi="Cambria Math"/>
                    <w:color w:val="333333"/>
                    <w:szCs w:val="24"/>
                    <w:shd w:val="clear" w:color="auto" w:fill="FFFFFF"/>
                  </w:rPr>
                  <m:t>η</m:t>
                </w:ins>
              </m:r>
            </m:num>
            <m:den>
              <m:sSub>
                <m:sSubPr>
                  <m:ctrlPr>
                    <w:ins w:id="1741" w:author="Sergio Di Fiore" w:date="2021-09-05T10:41:00Z">
                      <w:rPr>
                        <w:rFonts w:ascii="Cambria Math" w:eastAsia="Times New Roman" w:hAnsi="Cambria Math"/>
                        <w:bCs/>
                        <w:i/>
                        <w:color w:val="3B3838" w:themeColor="background2" w:themeShade="40"/>
                        <w:szCs w:val="24"/>
                      </w:rPr>
                    </w:ins>
                  </m:ctrlPr>
                </m:sSubPr>
                <m:e>
                  <m:r>
                    <w:ins w:id="1742" w:author="Sergio Di Fiore" w:date="2021-09-05T10:41:00Z">
                      <w:rPr>
                        <w:rFonts w:ascii="Cambria Math" w:hAnsi="Cambria Math"/>
                        <w:szCs w:val="24"/>
                      </w:rPr>
                      <m:t>m</m:t>
                    </w:ins>
                  </m:r>
                </m:e>
                <m:sub>
                  <m:r>
                    <w:ins w:id="1743" w:author="Sergio Di Fiore" w:date="2021-09-05T10:41:00Z">
                      <w:rPr>
                        <w:rFonts w:ascii="Cambria Math" w:hAnsi="Cambria Math"/>
                        <w:szCs w:val="24"/>
                      </w:rPr>
                      <m:t>j</m:t>
                    </w:ins>
                  </m:r>
                </m:sub>
              </m:sSub>
            </m:den>
          </m:f>
          <m:nary>
            <m:naryPr>
              <m:chr m:val="∑"/>
              <m:limLoc m:val="undOvr"/>
              <m:subHide m:val="1"/>
              <m:supHide m:val="1"/>
              <m:ctrlPr>
                <w:ins w:id="1744" w:author="Sergio Di Fiore" w:date="2021-09-05T10:41:00Z">
                  <w:rPr>
                    <w:rFonts w:ascii="Cambria Math" w:eastAsia="Times New Roman" w:hAnsi="Cambria Math"/>
                    <w:bCs/>
                    <w:i/>
                    <w:color w:val="3B3838" w:themeColor="background2" w:themeShade="40"/>
                    <w:szCs w:val="24"/>
                  </w:rPr>
                </w:ins>
              </m:ctrlPr>
            </m:naryPr>
            <m:sub/>
            <m:sup/>
            <m:e>
              <m:f>
                <m:fPr>
                  <m:ctrlPr>
                    <w:ins w:id="1745" w:author="Sergio Di Fiore" w:date="2021-09-05T10:41:00Z">
                      <w:rPr>
                        <w:rFonts w:ascii="Cambria Math" w:hAnsi="Cambria Math"/>
                        <w:i/>
                        <w:color w:val="333333"/>
                        <w:szCs w:val="24"/>
                        <w:shd w:val="clear" w:color="auto" w:fill="FFFFFF"/>
                      </w:rPr>
                    </w:ins>
                  </m:ctrlPr>
                </m:fPr>
                <m:num>
                  <m:r>
                    <w:ins w:id="1746" w:author="Sergio Di Fiore" w:date="2021-09-05T10:41:00Z">
                      <w:rPr>
                        <w:rFonts w:ascii="Cambria Math" w:hAnsi="Cambria Math"/>
                        <w:szCs w:val="24"/>
                      </w:rPr>
                      <m:t>∂</m:t>
                    </w:ins>
                  </m:r>
                  <m:sSub>
                    <m:sSubPr>
                      <m:ctrlPr>
                        <w:ins w:id="1747" w:author="Sergio Di Fiore" w:date="2021-09-05T10:41:00Z">
                          <w:rPr>
                            <w:rFonts w:ascii="Cambria Math" w:eastAsia="Times New Roman" w:hAnsi="Cambria Math"/>
                            <w:bCs/>
                            <w:i/>
                            <w:color w:val="3B3838" w:themeColor="background2" w:themeShade="40"/>
                            <w:szCs w:val="24"/>
                          </w:rPr>
                        </w:ins>
                      </m:ctrlPr>
                    </m:sSubPr>
                    <m:e>
                      <m:r>
                        <w:ins w:id="1748" w:author="Sergio Di Fiore" w:date="2021-09-05T10:41:00Z">
                          <w:rPr>
                            <w:rFonts w:ascii="Cambria Math" w:hAnsi="Cambria Math"/>
                            <w:szCs w:val="24"/>
                          </w:rPr>
                          <m:t>C</m:t>
                        </w:ins>
                      </m:r>
                    </m:e>
                    <m:sub>
                      <m:sSub>
                        <m:sSubPr>
                          <m:ctrlPr>
                            <w:ins w:id="1749" w:author="Sergio Di Fiore" w:date="2021-09-05T10:41:00Z">
                              <w:rPr>
                                <w:rFonts w:ascii="Cambria Math" w:eastAsia="Times New Roman" w:hAnsi="Cambria Math"/>
                                <w:bCs/>
                                <w:i/>
                                <w:color w:val="3B3838" w:themeColor="background2" w:themeShade="40"/>
                                <w:szCs w:val="24"/>
                              </w:rPr>
                            </w:ins>
                          </m:ctrlPr>
                        </m:sSubPr>
                        <m:e>
                          <m:r>
                            <w:ins w:id="1750" w:author="Sergio Di Fiore" w:date="2021-09-05T10:41:00Z">
                              <w:rPr>
                                <w:rFonts w:ascii="Cambria Math" w:hAnsi="Cambria Math"/>
                                <w:szCs w:val="24"/>
                              </w:rPr>
                              <m:t>x</m:t>
                            </w:ins>
                          </m:r>
                        </m:e>
                        <m:sub>
                          <m:r>
                            <w:ins w:id="1751" w:author="Sergio Di Fiore" w:date="2021-09-05T10:41:00Z">
                              <w:rPr>
                                <w:rFonts w:ascii="Cambria Math" w:hAnsi="Cambria Math"/>
                                <w:szCs w:val="24"/>
                              </w:rPr>
                              <m:t>j</m:t>
                            </w:ins>
                          </m:r>
                        </m:sub>
                      </m:sSub>
                    </m:sub>
                  </m:sSub>
                </m:num>
                <m:den>
                  <m:sSub>
                    <m:sSubPr>
                      <m:ctrlPr>
                        <w:ins w:id="1752" w:author="Sergio Di Fiore" w:date="2021-09-05T10:41:00Z">
                          <w:rPr>
                            <w:rFonts w:ascii="Cambria Math" w:hAnsi="Cambria Math"/>
                            <w:i/>
                            <w:iCs/>
                            <w:szCs w:val="24"/>
                          </w:rPr>
                        </w:ins>
                      </m:ctrlPr>
                    </m:sSubPr>
                    <m:e>
                      <m:r>
                        <w:ins w:id="1753" w:author="Sergio Di Fiore" w:date="2021-09-05T10:41:00Z">
                          <w:rPr>
                            <w:rFonts w:ascii="Cambria Math" w:hAnsi="Cambria Math"/>
                            <w:szCs w:val="24"/>
                          </w:rPr>
                          <m:t>∂b</m:t>
                        </w:ins>
                      </m:r>
                    </m:e>
                    <m:sub>
                      <m:r>
                        <w:ins w:id="1754" w:author="Sergio Di Fiore" w:date="2021-09-05T10:41:00Z">
                          <w:rPr>
                            <w:rFonts w:ascii="Cambria Math" w:hAnsi="Cambria Math"/>
                            <w:szCs w:val="24"/>
                          </w:rPr>
                          <m:t>l</m:t>
                        </w:ins>
                      </m:r>
                    </m:sub>
                  </m:sSub>
                </m:den>
              </m:f>
            </m:e>
          </m:nary>
        </m:oMath>
      </m:oMathPara>
    </w:p>
    <w:p w14:paraId="05CA7816" w14:textId="77777777" w:rsidR="001F752C" w:rsidRPr="00D40BF2" w:rsidRDefault="001F752C" w:rsidP="001F752C">
      <w:pPr>
        <w:rPr>
          <w:ins w:id="1755" w:author="Sergio Di Fiore" w:date="2021-09-05T17:17:00Z"/>
        </w:rPr>
      </w:pPr>
      <w:ins w:id="1756" w:author="Sergio Di Fiore" w:date="2021-09-05T17:17:00Z">
        <w:r w:rsidRPr="00D40BF2">
          <w:t>(GOODFELLOW, 2016).</w:t>
        </w:r>
      </w:ins>
    </w:p>
    <w:p w14:paraId="67E177FE" w14:textId="79248341" w:rsidR="003A49BA" w:rsidRPr="001F752C" w:rsidDel="00D65FA0" w:rsidRDefault="003A49BA" w:rsidP="00AE616F">
      <w:pPr>
        <w:spacing w:after="0"/>
        <w:jc w:val="center"/>
        <w:rPr>
          <w:del w:id="1757" w:author="Sergio Di Fiore" w:date="2021-09-05T10:45:00Z"/>
          <w:rFonts w:cs="Times New Roman"/>
          <w:b/>
          <w:szCs w:val="24"/>
        </w:rPr>
      </w:pPr>
    </w:p>
    <w:p w14:paraId="19831D03" w14:textId="212F4FA3" w:rsidR="00AE616F" w:rsidRPr="00201E73" w:rsidRDefault="00D57C1F" w:rsidP="00AE616F">
      <w:pPr>
        <w:spacing w:after="0"/>
        <w:jc w:val="center"/>
        <w:rPr>
          <w:rFonts w:cs="Times New Roman"/>
          <w:b/>
          <w:szCs w:val="24"/>
        </w:rPr>
      </w:pPr>
      <w:del w:id="1758" w:author="Sergio Di Fiore" w:date="2021-09-01T10:23:00Z">
        <w:r w:rsidRPr="009C7944" w:rsidDel="00055547">
          <w:rPr>
            <w:rFonts w:cs="Times New Roman"/>
            <w:b/>
            <w:szCs w:val="24"/>
          </w:rPr>
          <w:delText>3</w:delText>
        </w:r>
        <w:r w:rsidRPr="00201E73" w:rsidDel="00055547">
          <w:rPr>
            <w:rFonts w:cs="Times New Roman"/>
            <w:b/>
            <w:szCs w:val="24"/>
          </w:rPr>
          <w:delText xml:space="preserve"> </w:delText>
        </w:r>
      </w:del>
      <w:ins w:id="1759" w:author="Sergio Di Fiore" w:date="2021-09-05T10:45:00Z">
        <w:r w:rsidR="00D65FA0" w:rsidRPr="00201E73">
          <w:rPr>
            <w:rFonts w:cs="Times New Roman"/>
            <w:b/>
            <w:szCs w:val="24"/>
          </w:rPr>
          <w:t>6</w:t>
        </w:r>
      </w:ins>
      <w:ins w:id="1760" w:author="Sergio Di Fiore" w:date="2021-09-01T10:23:00Z">
        <w:r w:rsidR="00055547" w:rsidRPr="00201E73">
          <w:rPr>
            <w:rFonts w:cs="Times New Roman"/>
            <w:b/>
            <w:szCs w:val="24"/>
          </w:rPr>
          <w:t xml:space="preserve"> </w:t>
        </w:r>
      </w:ins>
      <w:r w:rsidRPr="00201E73">
        <w:rPr>
          <w:rFonts w:cs="Times New Roman"/>
          <w:b/>
          <w:szCs w:val="24"/>
        </w:rPr>
        <w:t>CONSIDERAÇÕES FINAIS</w:t>
      </w:r>
    </w:p>
    <w:p w14:paraId="55FCC25F" w14:textId="77777777" w:rsidR="00C159DE" w:rsidRPr="00201E73" w:rsidRDefault="00C159DE" w:rsidP="00AE616F">
      <w:pPr>
        <w:spacing w:after="0"/>
        <w:jc w:val="center"/>
        <w:rPr>
          <w:rFonts w:cs="Times New Roman"/>
          <w:b/>
          <w:szCs w:val="24"/>
        </w:rPr>
      </w:pPr>
    </w:p>
    <w:p w14:paraId="5CB99EE3" w14:textId="55D29B3F" w:rsidR="00E62C4E" w:rsidRPr="00201E73" w:rsidRDefault="00E62C4E" w:rsidP="00E62C4E">
      <w:pPr>
        <w:pStyle w:val="PargrafodaLista"/>
        <w:rPr>
          <w:bCs/>
        </w:rPr>
      </w:pPr>
      <w:r w:rsidRPr="00201E73">
        <w:t xml:space="preserve">O </w:t>
      </w:r>
      <w:proofErr w:type="spellStart"/>
      <w:r w:rsidRPr="00201E73">
        <w:rPr>
          <w:i/>
          <w:iCs/>
        </w:rPr>
        <w:t>Deep</w:t>
      </w:r>
      <w:proofErr w:type="spellEnd"/>
      <w:r w:rsidRPr="00201E73">
        <w:rPr>
          <w:i/>
          <w:iCs/>
        </w:rPr>
        <w:t xml:space="preserve"> Learning</w:t>
      </w:r>
      <w:ins w:id="1761" w:author="Sergio Di Fiore" w:date="2021-09-01T13:35:00Z">
        <w:r w:rsidR="00005CAA" w:rsidRPr="00201E73">
          <w:t>, as redes com mais de duas camadas,</w:t>
        </w:r>
      </w:ins>
      <w:ins w:id="1762" w:author="Sergio Di Fiore" w:date="2021-09-05T17:07:00Z">
        <w:r w:rsidR="004C5045">
          <w:t xml:space="preserve"> ou com camadas ocultas,</w:t>
        </w:r>
      </w:ins>
      <w:r w:rsidRPr="009D51D6">
        <w:t xml:space="preserve"> chega como uma teoria, e prática, que permite enfrentar desafios e modelos muito mais complexos</w:t>
      </w:r>
      <w:ins w:id="1763" w:author="ADRIANE BELLUCI BELORIO DE CASTRO" w:date="2021-08-04T14:46:00Z">
        <w:r w:rsidR="004C51DB" w:rsidRPr="001F752C">
          <w:t>,</w:t>
        </w:r>
      </w:ins>
      <w:r w:rsidRPr="001F752C">
        <w:t xml:space="preserve"> acompanhando a evolução de equipamentos </w:t>
      </w:r>
      <w:r w:rsidRPr="009C7944">
        <w:t>de processamento mais potentes. A tecnologia, literalmente</w:t>
      </w:r>
      <w:ins w:id="1764" w:author="ADRIANE BELLUCI BELORIO DE CASTRO" w:date="2021-08-04T14:46:00Z">
        <w:r w:rsidR="004C51DB" w:rsidRPr="009C7944">
          <w:t>,</w:t>
        </w:r>
      </w:ins>
      <w:r w:rsidRPr="009C7944">
        <w:t xml:space="preserve"> ficou estagnada </w:t>
      </w:r>
      <w:del w:id="1765" w:author="Sergio Di Fiore" w:date="2021-09-05T17:08:00Z">
        <w:r w:rsidRPr="00201E73" w:rsidDel="000C2D3D">
          <w:delText>por anos</w:delText>
        </w:r>
      </w:del>
      <w:ins w:id="1766" w:author="Sergio Di Fiore" w:date="2021-09-05T17:08:00Z">
        <w:r w:rsidR="000C2D3D">
          <w:t>pelas décadas de 1980 e 1990</w:t>
        </w:r>
      </w:ins>
      <w:r w:rsidRPr="009D51D6">
        <w:t>, aguardando a teoria</w:t>
      </w:r>
      <w:ins w:id="1767" w:author="Sergio Di Fiore" w:date="2021-09-01T13:36:00Z">
        <w:r w:rsidR="00BD5A34" w:rsidRPr="001F752C">
          <w:t xml:space="preserve"> que viabilizasse</w:t>
        </w:r>
      </w:ins>
      <w:r w:rsidRPr="001F752C">
        <w:t xml:space="preserve"> o próprio </w:t>
      </w:r>
      <w:proofErr w:type="spellStart"/>
      <w:r w:rsidRPr="009C7944">
        <w:rPr>
          <w:i/>
          <w:iCs/>
        </w:rPr>
        <w:t>Deep</w:t>
      </w:r>
      <w:proofErr w:type="spellEnd"/>
      <w:r w:rsidRPr="009C7944">
        <w:rPr>
          <w:i/>
          <w:iCs/>
        </w:rPr>
        <w:t xml:space="preserve"> Learning</w:t>
      </w:r>
      <w:r w:rsidRPr="009C7944">
        <w:t xml:space="preserve"> e o desenvolvimento de tecnologias de hardware com capacidade de processamento suficiente para enfrentá-las. </w:t>
      </w:r>
      <w:r w:rsidRPr="00201E73">
        <w:t xml:space="preserve">Hoje, o </w:t>
      </w:r>
      <w:proofErr w:type="spellStart"/>
      <w:r w:rsidRPr="00201E73">
        <w:rPr>
          <w:i/>
          <w:iCs/>
        </w:rPr>
        <w:t>Deep</w:t>
      </w:r>
      <w:proofErr w:type="spellEnd"/>
      <w:r w:rsidRPr="00201E73">
        <w:rPr>
          <w:i/>
          <w:iCs/>
        </w:rPr>
        <w:t xml:space="preserve"> Learning</w:t>
      </w:r>
      <w:r w:rsidRPr="00201E73">
        <w:t xml:space="preserve"> é uma tecnologia consistente e capaz de resolver eficientemente uma série de novos desafios.</w:t>
      </w:r>
    </w:p>
    <w:p w14:paraId="299B9454" w14:textId="6C4E4543" w:rsidR="006A4E1C" w:rsidRPr="00201E73" w:rsidDel="00C97846" w:rsidRDefault="006A4E1C" w:rsidP="00AE616F">
      <w:pPr>
        <w:spacing w:after="0"/>
        <w:rPr>
          <w:del w:id="1768" w:author="Sergio Di Fiore" w:date="2021-09-05T17:08:00Z"/>
          <w:rFonts w:cs="Times New Roman"/>
          <w:szCs w:val="24"/>
        </w:rPr>
      </w:pPr>
    </w:p>
    <w:p w14:paraId="509624B2" w14:textId="50C8FF87" w:rsidR="00AE616F" w:rsidRPr="00CA58E6" w:rsidDel="00CA2C3B" w:rsidRDefault="00B95C2F" w:rsidP="00AE616F">
      <w:pPr>
        <w:spacing w:after="0"/>
        <w:jc w:val="center"/>
        <w:rPr>
          <w:del w:id="1769" w:author="Sergio Di Fiore" w:date="2021-09-01T14:53:00Z"/>
          <w:rFonts w:cs="Times New Roman"/>
          <w:b/>
          <w:szCs w:val="24"/>
          <w:rPrChange w:id="1770" w:author="Sergio Di Fiore" w:date="2021-09-05T17:01:00Z">
            <w:rPr>
              <w:del w:id="1771" w:author="Sergio Di Fiore" w:date="2021-09-01T14:53:00Z"/>
              <w:rFonts w:cs="Times New Roman"/>
              <w:b/>
              <w:szCs w:val="24"/>
              <w:lang w:val="en-US"/>
            </w:rPr>
          </w:rPrChange>
        </w:rPr>
      </w:pPr>
      <w:del w:id="1772" w:author="Sergio Di Fiore" w:date="2021-09-01T14:53:00Z">
        <w:r w:rsidRPr="00CA58E6" w:rsidDel="00CA2C3B">
          <w:rPr>
            <w:rFonts w:cs="Times New Roman"/>
            <w:b/>
            <w:szCs w:val="24"/>
            <w:rPrChange w:id="1773" w:author="Sergio Di Fiore" w:date="2021-09-05T17:01:00Z">
              <w:rPr>
                <w:rFonts w:cs="Times New Roman"/>
                <w:b/>
                <w:szCs w:val="24"/>
                <w:lang w:val="en-US"/>
              </w:rPr>
            </w:rPrChange>
          </w:rPr>
          <w:delText>6</w:delText>
        </w:r>
        <w:r w:rsidR="00AE616F" w:rsidRPr="00CA58E6" w:rsidDel="00CA2C3B">
          <w:rPr>
            <w:rFonts w:cs="Times New Roman"/>
            <w:b/>
            <w:szCs w:val="24"/>
            <w:rPrChange w:id="1774" w:author="Sergio Di Fiore" w:date="2021-09-05T17:01:00Z">
              <w:rPr>
                <w:rFonts w:cs="Times New Roman"/>
                <w:b/>
                <w:szCs w:val="24"/>
                <w:lang w:val="en-US"/>
              </w:rPr>
            </w:rPrChange>
          </w:rPr>
          <w:delText xml:space="preserve"> </w:delText>
        </w:r>
        <w:commentRangeStart w:id="1775"/>
        <w:r w:rsidR="00AE616F" w:rsidRPr="00CA58E6" w:rsidDel="00CA2C3B">
          <w:rPr>
            <w:rFonts w:cs="Times New Roman"/>
            <w:b/>
            <w:szCs w:val="24"/>
            <w:rPrChange w:id="1776" w:author="Sergio Di Fiore" w:date="2021-09-05T17:01:00Z">
              <w:rPr>
                <w:rFonts w:cs="Times New Roman"/>
                <w:b/>
                <w:szCs w:val="24"/>
                <w:lang w:val="en-US"/>
              </w:rPr>
            </w:rPrChange>
          </w:rPr>
          <w:delText>REFERÊNCIAS</w:delText>
        </w:r>
        <w:commentRangeEnd w:id="1775"/>
        <w:r w:rsidR="005A455E" w:rsidRPr="00201E73" w:rsidDel="00CA2C3B">
          <w:rPr>
            <w:rStyle w:val="Refdecomentrio"/>
          </w:rPr>
          <w:commentReference w:id="1775"/>
        </w:r>
      </w:del>
    </w:p>
    <w:p w14:paraId="2B0A93C3" w14:textId="6622FA9A" w:rsidR="00E62C4E" w:rsidRPr="00CA58E6" w:rsidDel="00862C06" w:rsidRDefault="00E62C4E">
      <w:pPr>
        <w:pStyle w:val="Rodap"/>
        <w:ind w:firstLine="0"/>
        <w:rPr>
          <w:del w:id="1777" w:author="Sergio Di Fiore" w:date="2021-09-01T14:50:00Z"/>
          <w:rPrChange w:id="1778" w:author="Sergio Di Fiore" w:date="2021-09-05T17:01:00Z">
            <w:rPr>
              <w:del w:id="1779" w:author="Sergio Di Fiore" w:date="2021-09-01T14:50:00Z"/>
              <w:lang w:val="en-US"/>
            </w:rPr>
          </w:rPrChange>
        </w:rPr>
        <w:pPrChange w:id="1780" w:author="ADRIANE BELLUCI BELORIO DE CASTRO" w:date="2021-08-04T14:47:00Z">
          <w:pPr>
            <w:pStyle w:val="Rodap"/>
          </w:pPr>
        </w:pPrChange>
      </w:pPr>
      <w:del w:id="1781" w:author="Sergio Di Fiore" w:date="2021-09-01T14:50:00Z">
        <w:r w:rsidRPr="00CA58E6" w:rsidDel="00862C06">
          <w:rPr>
            <w:rPrChange w:id="1782" w:author="Sergio Di Fiore" w:date="2021-09-05T17:01:00Z">
              <w:rPr>
                <w:lang w:val="en-US"/>
              </w:rPr>
            </w:rPrChange>
          </w:rPr>
          <w:delText>JEROME NILMEIER, PhD</w:delText>
        </w:r>
        <w:r w:rsidR="00C86110" w:rsidRPr="00CA58E6" w:rsidDel="00862C06">
          <w:rPr>
            <w:rPrChange w:id="1783" w:author="Sergio Di Fiore" w:date="2021-09-05T17:01:00Z">
              <w:rPr>
                <w:lang w:val="en-US"/>
              </w:rPr>
            </w:rPrChange>
          </w:rPr>
          <w:delText>,</w:delText>
        </w:r>
        <w:r w:rsidRPr="00CA58E6" w:rsidDel="00862C06">
          <w:rPr>
            <w:rPrChange w:id="1784" w:author="Sergio Di Fiore" w:date="2021-09-05T17:01:00Z">
              <w:rPr>
                <w:lang w:val="en-US"/>
              </w:rPr>
            </w:rPrChange>
          </w:rPr>
          <w:delText xml:space="preserve"> Data Science</w:delText>
        </w:r>
        <w:r w:rsidR="00926083" w:rsidRPr="00CA58E6" w:rsidDel="00862C06">
          <w:rPr>
            <w:rPrChange w:id="1785" w:author="Sergio Di Fiore" w:date="2021-09-05T17:01:00Z">
              <w:rPr>
                <w:lang w:val="en-US"/>
              </w:rPr>
            </w:rPrChange>
          </w:rPr>
          <w:delText xml:space="preserve"> </w:delText>
        </w:r>
        <w:r w:rsidRPr="00CA58E6" w:rsidDel="00862C06">
          <w:rPr>
            <w:rPrChange w:id="1786" w:author="Sergio Di Fiore" w:date="2021-09-05T17:01:00Z">
              <w:rPr>
                <w:lang w:val="en-US"/>
              </w:rPr>
            </w:rPrChange>
          </w:rPr>
          <w:delText>and Engineering</w:delText>
        </w:r>
        <w:r w:rsidR="00926083" w:rsidRPr="00CA58E6" w:rsidDel="00862C06">
          <w:rPr>
            <w:rPrChange w:id="1787" w:author="Sergio Di Fiore" w:date="2021-09-05T17:01:00Z">
              <w:rPr>
                <w:lang w:val="en-US"/>
              </w:rPr>
            </w:rPrChange>
          </w:rPr>
          <w:delText xml:space="preserve"> </w:delText>
        </w:r>
        <w:r w:rsidRPr="00CA58E6" w:rsidDel="00862C06">
          <w:rPr>
            <w:rPrChange w:id="1788" w:author="Sergio Di Fiore" w:date="2021-09-05T17:01:00Z">
              <w:rPr>
                <w:lang w:val="en-US"/>
              </w:rPr>
            </w:rPrChange>
          </w:rPr>
          <w:delText xml:space="preserve">at Enterprise - Notebook-Driven Results and Analysis, O’Reilly </w:delText>
        </w:r>
        <w:r w:rsidR="00903632" w:rsidRPr="00CA58E6" w:rsidDel="00862C06">
          <w:rPr>
            <w:rPrChange w:id="1789" w:author="Sergio Di Fiore" w:date="2021-09-05T17:01:00Z">
              <w:rPr>
                <w:lang w:val="en-US"/>
              </w:rPr>
            </w:rPrChange>
          </w:rPr>
          <w:delText>B</w:delText>
        </w:r>
        <w:r w:rsidRPr="00CA58E6" w:rsidDel="00862C06">
          <w:rPr>
            <w:rPrChange w:id="1790" w:author="Sergio Di Fiore" w:date="2021-09-05T17:01:00Z">
              <w:rPr>
                <w:lang w:val="en-US"/>
              </w:rPr>
            </w:rPrChange>
          </w:rPr>
          <w:delText>ooks / IBM International Business Machines, 2019.</w:delText>
        </w:r>
      </w:del>
    </w:p>
    <w:p w14:paraId="42CF3AB1" w14:textId="66F4DD27" w:rsidR="00C86110" w:rsidRPr="00CA58E6" w:rsidDel="00862C06" w:rsidRDefault="00C86110" w:rsidP="00926083">
      <w:pPr>
        <w:pStyle w:val="Rodap"/>
        <w:rPr>
          <w:del w:id="1791" w:author="Sergio Di Fiore" w:date="2021-09-01T14:50:00Z"/>
          <w:rPrChange w:id="1792" w:author="Sergio Di Fiore" w:date="2021-09-05T17:01:00Z">
            <w:rPr>
              <w:del w:id="1793" w:author="Sergio Di Fiore" w:date="2021-09-01T14:50:00Z"/>
              <w:lang w:val="en-US"/>
            </w:rPr>
          </w:rPrChange>
        </w:rPr>
      </w:pPr>
    </w:p>
    <w:p w14:paraId="2353DC71" w14:textId="2AFD916A" w:rsidR="00C86110" w:rsidRPr="00CA58E6" w:rsidDel="00862C06" w:rsidRDefault="00C86110">
      <w:pPr>
        <w:pStyle w:val="Rodap"/>
        <w:ind w:firstLine="0"/>
        <w:rPr>
          <w:del w:id="1794" w:author="Sergio Di Fiore" w:date="2021-09-01T14:50:00Z"/>
          <w:rPrChange w:id="1795" w:author="Sergio Di Fiore" w:date="2021-09-05T17:01:00Z">
            <w:rPr>
              <w:del w:id="1796" w:author="Sergio Di Fiore" w:date="2021-09-01T14:50:00Z"/>
              <w:lang w:val="en-US"/>
            </w:rPr>
          </w:rPrChange>
        </w:rPr>
        <w:pPrChange w:id="1797" w:author="ADRIANE BELLUCI BELORIO DE CASTRO" w:date="2021-08-04T14:47:00Z">
          <w:pPr>
            <w:pStyle w:val="Rodap"/>
          </w:pPr>
        </w:pPrChange>
      </w:pPr>
      <w:del w:id="1798" w:author="Sergio Di Fiore" w:date="2021-09-01T14:50:00Z">
        <w:r w:rsidRPr="00CA58E6" w:rsidDel="00862C06">
          <w:rPr>
            <w:rPrChange w:id="1799" w:author="Sergio Di Fiore" w:date="2021-09-05T17:01:00Z">
              <w:rPr>
                <w:lang w:val="en-US"/>
              </w:rPr>
            </w:rPrChange>
          </w:rPr>
          <w:delText xml:space="preserve">IAN GOODFELLOW </w:delText>
        </w:r>
        <w:r w:rsidRPr="00CA58E6" w:rsidDel="00862C06">
          <w:rPr>
            <w:i/>
            <w:iCs/>
            <w:rPrChange w:id="1800" w:author="Sergio Di Fiore" w:date="2021-09-05T17:01:00Z">
              <w:rPr>
                <w:i/>
                <w:iCs/>
                <w:lang w:val="en-US"/>
              </w:rPr>
            </w:rPrChange>
          </w:rPr>
          <w:delText>et al.</w:delText>
        </w:r>
        <w:r w:rsidRPr="00CA58E6" w:rsidDel="00862C06">
          <w:rPr>
            <w:rPrChange w:id="1801" w:author="Sergio Di Fiore" w:date="2021-09-05T17:01:00Z">
              <w:rPr>
                <w:lang w:val="en-US"/>
              </w:rPr>
            </w:rPrChange>
          </w:rPr>
          <w:delText>, Deep Learning, MIT Press Book, 2016</w:delText>
        </w:r>
        <w:r w:rsidR="00903632" w:rsidRPr="00CA58E6" w:rsidDel="00862C06">
          <w:rPr>
            <w:rPrChange w:id="1802" w:author="Sergio Di Fiore" w:date="2021-09-05T17:01:00Z">
              <w:rPr>
                <w:lang w:val="en-US"/>
              </w:rPr>
            </w:rPrChange>
          </w:rPr>
          <w:delText>.</w:delText>
        </w:r>
      </w:del>
    </w:p>
    <w:p w14:paraId="4FD3642C" w14:textId="5CC04F6C" w:rsidR="00E62C4E" w:rsidRPr="00CA58E6" w:rsidDel="00862C06" w:rsidRDefault="00E62C4E" w:rsidP="00E62C4E">
      <w:pPr>
        <w:spacing w:after="0" w:line="240" w:lineRule="auto"/>
        <w:rPr>
          <w:del w:id="1803" w:author="Sergio Di Fiore" w:date="2021-09-01T14:50:00Z"/>
          <w:rFonts w:cs="Times New Roman"/>
          <w:szCs w:val="24"/>
          <w:rPrChange w:id="1804" w:author="Sergio Di Fiore" w:date="2021-09-05T17:01:00Z">
            <w:rPr>
              <w:del w:id="1805" w:author="Sergio Di Fiore" w:date="2021-09-01T14:50:00Z"/>
              <w:rFonts w:cs="Times New Roman"/>
              <w:szCs w:val="24"/>
              <w:lang w:val="en-US"/>
            </w:rPr>
          </w:rPrChange>
        </w:rPr>
      </w:pPr>
    </w:p>
    <w:p w14:paraId="7BB6DEFF" w14:textId="3E001362" w:rsidR="00E62C4E" w:rsidRPr="00CA58E6" w:rsidDel="00862C06" w:rsidRDefault="00E62C4E">
      <w:pPr>
        <w:pStyle w:val="Rodap"/>
        <w:ind w:firstLine="0"/>
        <w:rPr>
          <w:del w:id="1806" w:author="Sergio Di Fiore" w:date="2021-09-01T14:50:00Z"/>
          <w:rPrChange w:id="1807" w:author="Sergio Di Fiore" w:date="2021-09-05T17:01:00Z">
            <w:rPr>
              <w:del w:id="1808" w:author="Sergio Di Fiore" w:date="2021-09-01T14:50:00Z"/>
              <w:lang w:val="en-US"/>
            </w:rPr>
          </w:rPrChange>
        </w:rPr>
        <w:pPrChange w:id="1809" w:author="ADRIANE BELLUCI BELORIO DE CASTRO" w:date="2021-08-04T14:47:00Z">
          <w:pPr>
            <w:pStyle w:val="Rodap"/>
          </w:pPr>
        </w:pPrChange>
      </w:pPr>
      <w:del w:id="1810" w:author="Sergio Di Fiore" w:date="2021-09-01T14:50:00Z">
        <w:r w:rsidRPr="00CA58E6" w:rsidDel="00862C06">
          <w:rPr>
            <w:rPrChange w:id="1811" w:author="Sergio Di Fiore" w:date="2021-09-05T17:01:00Z">
              <w:rPr>
                <w:lang w:val="en-US"/>
              </w:rPr>
            </w:rPrChange>
          </w:rPr>
          <w:delText xml:space="preserve">KAREN HAO, </w:delText>
        </w:r>
        <w:r w:rsidRPr="00CA58E6" w:rsidDel="00862C06">
          <w:rPr>
            <w:bCs/>
            <w:rPrChange w:id="1812" w:author="Sergio Di Fiore" w:date="2021-09-05T17:01:00Z">
              <w:rPr>
                <w:bCs/>
                <w:lang w:val="en-US"/>
              </w:rPr>
            </w:rPrChange>
          </w:rPr>
          <w:delText>MIT Technology Review</w:delText>
        </w:r>
        <w:r w:rsidRPr="00CA58E6" w:rsidDel="00862C06">
          <w:rPr>
            <w:rPrChange w:id="1813" w:author="Sergio Di Fiore" w:date="2021-09-05T17:01:00Z">
              <w:rPr>
                <w:lang w:val="en-US"/>
              </w:rPr>
            </w:rPrChange>
          </w:rPr>
          <w:delText xml:space="preserve">, What is machine learning? </w:delText>
        </w:r>
        <w:r w:rsidRPr="00201E73" w:rsidDel="00862C06">
          <w:delText>Disponível em:</w:delText>
        </w:r>
        <w:r w:rsidR="00926083" w:rsidRPr="00201E73" w:rsidDel="00862C06">
          <w:delText xml:space="preserve"> </w:delText>
        </w:r>
        <w:r w:rsidRPr="00201E73" w:rsidDel="00862C06">
          <w:delText>&lt;</w:delText>
        </w:r>
        <w:r w:rsidR="00C515F6" w:rsidRPr="00201E73" w:rsidDel="00862C06">
          <w:fldChar w:fldCharType="begin"/>
        </w:r>
        <w:r w:rsidR="00C515F6" w:rsidRPr="00201E73" w:rsidDel="00862C06">
          <w:delInstrText xml:space="preserve"> HYPERLINK "https://www.technologyreview.com/2018/11/17/103781/what-is-machine-learning-we-drew-you-another-flowchart/" </w:delInstrText>
        </w:r>
        <w:r w:rsidR="00C515F6" w:rsidRPr="00201E73" w:rsidDel="00862C06">
          <w:fldChar w:fldCharType="separate"/>
        </w:r>
        <w:r w:rsidRPr="00201E73" w:rsidDel="00862C06">
          <w:rPr>
            <w:rStyle w:val="Hyperlink"/>
            <w:rFonts w:cs="Times New Roman"/>
            <w:szCs w:val="24"/>
          </w:rPr>
          <w:delText>https://www.technologyreview.com/2018/11/17/103781/what-is-machine-learning-we-drew-you-another-flowchart/</w:delText>
        </w:r>
        <w:r w:rsidR="00C515F6" w:rsidRPr="00201E73" w:rsidDel="00862C06">
          <w:rPr>
            <w:rStyle w:val="Hyperlink"/>
            <w:rFonts w:cs="Times New Roman"/>
            <w:szCs w:val="24"/>
          </w:rPr>
          <w:fldChar w:fldCharType="end"/>
        </w:r>
        <w:r w:rsidRPr="00201E73" w:rsidDel="00862C06">
          <w:delText xml:space="preserve">&gt;. </w:delText>
        </w:r>
        <w:r w:rsidRPr="00CA58E6" w:rsidDel="00862C06">
          <w:rPr>
            <w:rPrChange w:id="1814" w:author="Sergio Di Fiore" w:date="2021-09-05T17:01:00Z">
              <w:rPr>
                <w:lang w:val="en-US"/>
              </w:rPr>
            </w:rPrChange>
          </w:rPr>
          <w:delText>17 de Novembro de 2018.</w:delText>
        </w:r>
      </w:del>
    </w:p>
    <w:p w14:paraId="3195D5DF" w14:textId="23F4685A" w:rsidR="00E62C4E" w:rsidRPr="00CA58E6" w:rsidDel="00862C06" w:rsidRDefault="00E62C4E" w:rsidP="00E62C4E">
      <w:pPr>
        <w:spacing w:after="0" w:line="240" w:lineRule="auto"/>
        <w:rPr>
          <w:del w:id="1815" w:author="Sergio Di Fiore" w:date="2021-09-01T14:50:00Z"/>
          <w:rFonts w:cs="Times New Roman"/>
          <w:szCs w:val="24"/>
          <w:rPrChange w:id="1816" w:author="Sergio Di Fiore" w:date="2021-09-05T17:01:00Z">
            <w:rPr>
              <w:del w:id="1817" w:author="Sergio Di Fiore" w:date="2021-09-01T14:50:00Z"/>
              <w:rFonts w:cs="Times New Roman"/>
              <w:szCs w:val="24"/>
              <w:lang w:val="en-US"/>
            </w:rPr>
          </w:rPrChange>
        </w:rPr>
      </w:pPr>
    </w:p>
    <w:p w14:paraId="5C3AA1F4" w14:textId="26D579FB" w:rsidR="00E62C4E" w:rsidRPr="00201E73" w:rsidDel="00862C06" w:rsidRDefault="00C86110">
      <w:pPr>
        <w:pStyle w:val="Rodap"/>
        <w:ind w:firstLine="0"/>
        <w:rPr>
          <w:del w:id="1818" w:author="Sergio Di Fiore" w:date="2021-09-01T14:50:00Z"/>
        </w:rPr>
        <w:pPrChange w:id="1819" w:author="ADRIANE BELLUCI BELORIO DE CASTRO" w:date="2021-08-04T14:47:00Z">
          <w:pPr>
            <w:pStyle w:val="Rodap"/>
          </w:pPr>
        </w:pPrChange>
      </w:pPr>
      <w:del w:id="1820" w:author="Sergio Di Fiore" w:date="2021-09-01T14:50:00Z">
        <w:r w:rsidRPr="00CA58E6" w:rsidDel="00862C06">
          <w:rPr>
            <w:rPrChange w:id="1821" w:author="Sergio Di Fiore" w:date="2021-09-05T17:01:00Z">
              <w:rPr>
                <w:lang w:val="en-US"/>
              </w:rPr>
            </w:rPrChange>
          </w:rPr>
          <w:delText>JAMES SOMERS</w:delText>
        </w:r>
        <w:r w:rsidR="00E62C4E" w:rsidRPr="00CA58E6" w:rsidDel="00862C06">
          <w:rPr>
            <w:rPrChange w:id="1822" w:author="Sergio Di Fiore" w:date="2021-09-05T17:01:00Z">
              <w:rPr>
                <w:lang w:val="en-US"/>
              </w:rPr>
            </w:rPrChange>
          </w:rPr>
          <w:delText>, MIT</w:delText>
        </w:r>
        <w:r w:rsidR="00926083" w:rsidRPr="00CA58E6" w:rsidDel="00862C06">
          <w:rPr>
            <w:rPrChange w:id="1823" w:author="Sergio Di Fiore" w:date="2021-09-05T17:01:00Z">
              <w:rPr>
                <w:lang w:val="en-US"/>
              </w:rPr>
            </w:rPrChange>
          </w:rPr>
          <w:delText xml:space="preserve"> </w:delText>
        </w:r>
        <w:r w:rsidR="00B95C2F" w:rsidRPr="00CA58E6" w:rsidDel="00862C06">
          <w:rPr>
            <w:bCs/>
            <w:rPrChange w:id="1824" w:author="Sergio Di Fiore" w:date="2021-09-05T17:01:00Z">
              <w:rPr>
                <w:bCs/>
                <w:lang w:val="en-US"/>
              </w:rPr>
            </w:rPrChange>
          </w:rPr>
          <w:delText>Technology Review</w:delText>
        </w:r>
        <w:r w:rsidR="00E62C4E" w:rsidRPr="00CA58E6" w:rsidDel="00862C06">
          <w:rPr>
            <w:rPrChange w:id="1825" w:author="Sergio Di Fiore" w:date="2021-09-05T17:01:00Z">
              <w:rPr>
                <w:lang w:val="en-US"/>
              </w:rPr>
            </w:rPrChange>
          </w:rPr>
          <w:delText xml:space="preserve">, Is AI Riding a One-Trick Pony? </w:delText>
        </w:r>
        <w:r w:rsidR="00E62C4E" w:rsidRPr="00201E73" w:rsidDel="00862C06">
          <w:delText>Disponível em: &lt;</w:delText>
        </w:r>
        <w:r w:rsidR="00C515F6" w:rsidRPr="00201E73" w:rsidDel="00862C06">
          <w:fldChar w:fldCharType="begin"/>
        </w:r>
        <w:r w:rsidR="00C515F6" w:rsidRPr="00201E73" w:rsidDel="00862C06">
          <w:delInstrText xml:space="preserve"> HYPERLINK "https://www.technologyreview.com/2017/09/29/67852/is-ai-riding-a-one-trick-pony/" </w:delInstrText>
        </w:r>
        <w:r w:rsidR="00C515F6" w:rsidRPr="00201E73" w:rsidDel="00862C06">
          <w:fldChar w:fldCharType="separate"/>
        </w:r>
        <w:r w:rsidR="00851AB9" w:rsidRPr="00201E73" w:rsidDel="00862C06">
          <w:rPr>
            <w:rStyle w:val="Hyperlink"/>
          </w:rPr>
          <w:delText>https://www.technologyreview.com/2017/09/29/67852/is-ai-riding-a-one-trick-pony/</w:delText>
        </w:r>
        <w:r w:rsidR="00C515F6" w:rsidRPr="00201E73" w:rsidDel="00862C06">
          <w:rPr>
            <w:rStyle w:val="Hyperlink"/>
          </w:rPr>
          <w:fldChar w:fldCharType="end"/>
        </w:r>
        <w:r w:rsidR="00E62C4E" w:rsidRPr="00201E73" w:rsidDel="00862C06">
          <w:delText xml:space="preserve">&gt;. </w:delText>
        </w:r>
        <w:r w:rsidR="00926083" w:rsidRPr="00201E73" w:rsidDel="00862C06">
          <w:delText xml:space="preserve"> 29 de Setembro de 2017</w:delText>
        </w:r>
        <w:r w:rsidR="00E62C4E" w:rsidRPr="00201E73" w:rsidDel="00862C06">
          <w:delText>.</w:delText>
        </w:r>
      </w:del>
    </w:p>
    <w:p w14:paraId="5063F497" w14:textId="66B5595D" w:rsidR="00E62C4E" w:rsidRPr="00201E73" w:rsidDel="00862C06" w:rsidRDefault="00E62C4E" w:rsidP="00E62C4E">
      <w:pPr>
        <w:spacing w:after="0" w:line="240" w:lineRule="auto"/>
        <w:rPr>
          <w:del w:id="1826" w:author="Sergio Di Fiore" w:date="2021-09-01T14:50:00Z"/>
          <w:rFonts w:cs="Times New Roman"/>
          <w:szCs w:val="24"/>
        </w:rPr>
      </w:pPr>
    </w:p>
    <w:p w14:paraId="25AB34BA" w14:textId="2C82E8A5" w:rsidR="00E62C4E" w:rsidRPr="00201E73" w:rsidDel="00862C06" w:rsidRDefault="00C86110">
      <w:pPr>
        <w:pStyle w:val="Rodap"/>
        <w:ind w:firstLine="0"/>
        <w:rPr>
          <w:del w:id="1827" w:author="Sergio Di Fiore" w:date="2021-09-01T14:50:00Z"/>
        </w:rPr>
        <w:pPrChange w:id="1828" w:author="ADRIANE BELLUCI BELORIO DE CASTRO" w:date="2021-08-04T14:47:00Z">
          <w:pPr>
            <w:pStyle w:val="Rodap"/>
          </w:pPr>
        </w:pPrChange>
      </w:pPr>
      <w:del w:id="1829" w:author="Sergio Di Fiore" w:date="2021-09-01T14:50:00Z">
        <w:r w:rsidRPr="00201E73" w:rsidDel="00862C06">
          <w:delText>ROGER GOMES,</w:delText>
        </w:r>
      </w:del>
      <w:ins w:id="1830" w:author="ADRIANE BELLUCI BELORIO DE CASTRO" w:date="2021-08-04T14:48:00Z">
        <w:del w:id="1831" w:author="Sergio Di Fiore" w:date="2021-09-01T14:50:00Z">
          <w:r w:rsidR="005A455E" w:rsidRPr="00201E73" w:rsidDel="00862C06">
            <w:delText xml:space="preserve"> Roger,</w:delText>
          </w:r>
        </w:del>
      </w:ins>
      <w:del w:id="1832" w:author="Sergio Di Fiore" w:date="2021-09-01T14:50:00Z">
        <w:r w:rsidRPr="00201E73" w:rsidDel="00862C06">
          <w:delText xml:space="preserve"> </w:delText>
        </w:r>
        <w:r w:rsidR="00E62C4E" w:rsidRPr="00201E73" w:rsidDel="00862C06">
          <w:delText>Laboratório de IA Aplicada</w:delText>
        </w:r>
      </w:del>
      <w:ins w:id="1833" w:author="ADRIANE BELLUCI BELORIO DE CASTRO" w:date="2021-08-04T14:48:00Z">
        <w:del w:id="1834" w:author="Sergio Di Fiore" w:date="2021-09-01T14:50:00Z">
          <w:r w:rsidR="005A455E" w:rsidRPr="00201E73" w:rsidDel="00862C06">
            <w:delText>.</w:delText>
          </w:r>
        </w:del>
      </w:ins>
      <w:del w:id="1835" w:author="Sergio Di Fiore" w:date="2021-09-01T14:50:00Z">
        <w:r w:rsidR="00E62C4E" w:rsidRPr="00201E73" w:rsidDel="00862C06">
          <w:delText>, Faculdade de Tecnologia de Botucatu</w:delText>
        </w:r>
        <w:r w:rsidR="00926083" w:rsidRPr="00201E73" w:rsidDel="00862C06">
          <w:delText xml:space="preserve">, </w:delText>
        </w:r>
        <w:commentRangeStart w:id="1836"/>
        <w:r w:rsidR="00926083" w:rsidRPr="00201E73" w:rsidDel="00862C06">
          <w:delText>2020</w:delText>
        </w:r>
        <w:commentRangeEnd w:id="1836"/>
        <w:r w:rsidR="005A455E" w:rsidRPr="00201E73" w:rsidDel="00862C06">
          <w:rPr>
            <w:rStyle w:val="Refdecomentrio"/>
          </w:rPr>
          <w:commentReference w:id="1836"/>
        </w:r>
        <w:r w:rsidR="00926083" w:rsidRPr="00201E73" w:rsidDel="00862C06">
          <w:delText>.</w:delText>
        </w:r>
      </w:del>
    </w:p>
    <w:p w14:paraId="0EA288C7" w14:textId="3523D6D6" w:rsidR="00C86110" w:rsidRPr="00201E73" w:rsidDel="00862C06" w:rsidRDefault="00C86110" w:rsidP="00926083">
      <w:pPr>
        <w:pStyle w:val="Rodap"/>
        <w:rPr>
          <w:del w:id="1837" w:author="Sergio Di Fiore" w:date="2021-09-01T14:50:00Z"/>
        </w:rPr>
      </w:pPr>
    </w:p>
    <w:p w14:paraId="32D2A292" w14:textId="77777777" w:rsidR="00E6194B" w:rsidRPr="00CA58E6" w:rsidRDefault="00C86110" w:rsidP="00862C06">
      <w:pPr>
        <w:pStyle w:val="Rodap"/>
        <w:ind w:firstLine="0"/>
        <w:rPr>
          <w:rPrChange w:id="1838" w:author="Sergio Di Fiore" w:date="2021-09-05T17:01:00Z">
            <w:rPr>
              <w:lang w:val="en-US"/>
            </w:rPr>
          </w:rPrChange>
        </w:rPr>
      </w:pPr>
      <w:del w:id="1839" w:author="Sergio Di Fiore" w:date="2021-09-01T14:50:00Z">
        <w:r w:rsidRPr="00CA58E6" w:rsidDel="00862C06">
          <w:rPr>
            <w:rPrChange w:id="1840" w:author="Sergio Di Fiore" w:date="2021-09-05T17:01:00Z">
              <w:rPr>
                <w:lang w:val="en-US"/>
              </w:rPr>
            </w:rPrChange>
          </w:rPr>
          <w:delText xml:space="preserve">RODRIGO M. S. DE OLIVEIRA </w:delText>
        </w:r>
        <w:r w:rsidR="00926083" w:rsidRPr="00CA58E6" w:rsidDel="00862C06">
          <w:rPr>
            <w:i/>
            <w:iCs/>
            <w:rPrChange w:id="1841" w:author="Sergio Di Fiore" w:date="2021-09-05T17:01:00Z">
              <w:rPr>
                <w:i/>
                <w:iCs/>
                <w:lang w:val="en-US"/>
              </w:rPr>
            </w:rPrChange>
          </w:rPr>
          <w:delText>et</w:delText>
        </w:r>
        <w:r w:rsidR="00E62C4E" w:rsidRPr="00CA58E6" w:rsidDel="00862C06">
          <w:rPr>
            <w:i/>
            <w:iCs/>
            <w:rPrChange w:id="1842" w:author="Sergio Di Fiore" w:date="2021-09-05T17:01:00Z">
              <w:rPr>
                <w:i/>
                <w:iCs/>
                <w:lang w:val="en-US"/>
              </w:rPr>
            </w:rPrChange>
          </w:rPr>
          <w:delText xml:space="preserve"> </w:delText>
        </w:r>
        <w:r w:rsidR="00926083" w:rsidRPr="00CA58E6" w:rsidDel="00862C06">
          <w:rPr>
            <w:i/>
            <w:iCs/>
            <w:rPrChange w:id="1843" w:author="Sergio Di Fiore" w:date="2021-09-05T17:01:00Z">
              <w:rPr>
                <w:i/>
                <w:iCs/>
                <w:lang w:val="en-US"/>
              </w:rPr>
            </w:rPrChange>
          </w:rPr>
          <w:delText>al</w:delText>
        </w:r>
        <w:r w:rsidR="00926083" w:rsidRPr="00CA58E6" w:rsidDel="00862C06">
          <w:rPr>
            <w:rPrChange w:id="1844" w:author="Sergio Di Fiore" w:date="2021-09-05T17:01:00Z">
              <w:rPr>
                <w:lang w:val="en-US"/>
              </w:rPr>
            </w:rPrChange>
          </w:rPr>
          <w:delText>.</w:delText>
        </w:r>
        <w:r w:rsidR="00E62C4E" w:rsidRPr="00CA58E6" w:rsidDel="00862C06">
          <w:rPr>
            <w:rPrChange w:id="1845" w:author="Sergio Di Fiore" w:date="2021-09-05T17:01:00Z">
              <w:rPr>
                <w:lang w:val="en-US"/>
              </w:rPr>
            </w:rPrChange>
          </w:rPr>
          <w:delText>, Journal</w:delText>
        </w:r>
        <w:r w:rsidR="00926083" w:rsidRPr="00CA58E6" w:rsidDel="00862C06">
          <w:rPr>
            <w:rPrChange w:id="1846" w:author="Sergio Di Fiore" w:date="2021-09-05T17:01:00Z">
              <w:rPr>
                <w:lang w:val="en-US"/>
              </w:rPr>
            </w:rPrChange>
          </w:rPr>
          <w:delText xml:space="preserve"> </w:delText>
        </w:r>
        <w:r w:rsidR="00E62C4E" w:rsidRPr="00CA58E6" w:rsidDel="00862C06">
          <w:rPr>
            <w:rPrChange w:id="1847" w:author="Sergio Di Fiore" w:date="2021-09-05T17:01:00Z">
              <w:rPr>
                <w:lang w:val="en-US"/>
              </w:rPr>
            </w:rPrChange>
          </w:rPr>
          <w:delText>of</w:delText>
        </w:r>
        <w:r w:rsidR="00926083" w:rsidRPr="00CA58E6" w:rsidDel="00862C06">
          <w:rPr>
            <w:rPrChange w:id="1848" w:author="Sergio Di Fiore" w:date="2021-09-05T17:01:00Z">
              <w:rPr>
                <w:lang w:val="en-US"/>
              </w:rPr>
            </w:rPrChange>
          </w:rPr>
          <w:delText xml:space="preserve"> </w:delText>
        </w:r>
        <w:r w:rsidR="00E62C4E" w:rsidRPr="00CA58E6" w:rsidDel="00862C06">
          <w:rPr>
            <w:rPrChange w:id="1849" w:author="Sergio Di Fiore" w:date="2021-09-05T17:01:00Z">
              <w:rPr>
                <w:lang w:val="en-US"/>
              </w:rPr>
            </w:rPrChange>
          </w:rPr>
          <w:delText>Microwaves, Opto</w:delText>
        </w:r>
        <w:r w:rsidR="00926083" w:rsidRPr="00CA58E6" w:rsidDel="00862C06">
          <w:rPr>
            <w:rPrChange w:id="1850" w:author="Sergio Di Fiore" w:date="2021-09-05T17:01:00Z">
              <w:rPr>
                <w:lang w:val="en-US"/>
              </w:rPr>
            </w:rPrChange>
          </w:rPr>
          <w:delText xml:space="preserve"> </w:delText>
        </w:r>
        <w:r w:rsidRPr="00CA58E6" w:rsidDel="00862C06">
          <w:rPr>
            <w:rPrChange w:id="1851" w:author="Sergio Di Fiore" w:date="2021-09-05T17:01:00Z">
              <w:rPr>
                <w:lang w:val="en-US"/>
              </w:rPr>
            </w:rPrChange>
          </w:rPr>
          <w:delText>E</w:delText>
        </w:r>
        <w:r w:rsidR="00E62C4E" w:rsidRPr="00CA58E6" w:rsidDel="00862C06">
          <w:rPr>
            <w:rPrChange w:id="1852" w:author="Sergio Di Fiore" w:date="2021-09-05T17:01:00Z">
              <w:rPr>
                <w:lang w:val="en-US"/>
              </w:rPr>
            </w:rPrChange>
          </w:rPr>
          <w:delText>lectronics</w:delText>
        </w:r>
        <w:r w:rsidR="00926083" w:rsidRPr="00CA58E6" w:rsidDel="00862C06">
          <w:rPr>
            <w:rPrChange w:id="1853" w:author="Sergio Di Fiore" w:date="2021-09-05T17:01:00Z">
              <w:rPr>
                <w:lang w:val="en-US"/>
              </w:rPr>
            </w:rPrChange>
          </w:rPr>
          <w:delText xml:space="preserve"> </w:delText>
        </w:r>
        <w:r w:rsidR="00E62C4E" w:rsidRPr="00CA58E6" w:rsidDel="00862C06">
          <w:rPr>
            <w:rPrChange w:id="1854" w:author="Sergio Di Fiore" w:date="2021-09-05T17:01:00Z">
              <w:rPr>
                <w:lang w:val="en-US"/>
              </w:rPr>
            </w:rPrChange>
          </w:rPr>
          <w:delText>and</w:delText>
        </w:r>
        <w:r w:rsidR="00926083" w:rsidRPr="00CA58E6" w:rsidDel="00862C06">
          <w:rPr>
            <w:rPrChange w:id="1855" w:author="Sergio Di Fiore" w:date="2021-09-05T17:01:00Z">
              <w:rPr>
                <w:lang w:val="en-US"/>
              </w:rPr>
            </w:rPrChange>
          </w:rPr>
          <w:delText xml:space="preserve"> </w:delText>
        </w:r>
        <w:r w:rsidR="00E62C4E" w:rsidRPr="00CA58E6" w:rsidDel="00862C06">
          <w:rPr>
            <w:rPrChange w:id="1856" w:author="Sergio Di Fiore" w:date="2021-09-05T17:01:00Z">
              <w:rPr>
                <w:lang w:val="en-US"/>
              </w:rPr>
            </w:rPrChange>
          </w:rPr>
          <w:delText>Electromagnetic</w:delText>
        </w:r>
        <w:r w:rsidR="00926083" w:rsidRPr="00CA58E6" w:rsidDel="00862C06">
          <w:rPr>
            <w:rPrChange w:id="1857" w:author="Sergio Di Fiore" w:date="2021-09-05T17:01:00Z">
              <w:rPr>
                <w:lang w:val="en-US"/>
              </w:rPr>
            </w:rPrChange>
          </w:rPr>
          <w:delText xml:space="preserve"> </w:delText>
        </w:r>
        <w:r w:rsidR="00E62C4E" w:rsidRPr="00CA58E6" w:rsidDel="00862C06">
          <w:rPr>
            <w:rPrChange w:id="1858" w:author="Sergio Di Fiore" w:date="2021-09-05T17:01:00Z">
              <w:rPr>
                <w:lang w:val="en-US"/>
              </w:rPr>
            </w:rPrChange>
          </w:rPr>
          <w:delText>Applications - Artificial Neural Networks, Scielo</w:delText>
        </w:r>
        <w:r w:rsidR="00926083" w:rsidRPr="00CA58E6" w:rsidDel="00862C06">
          <w:rPr>
            <w:rPrChange w:id="1859" w:author="Sergio Di Fiore" w:date="2021-09-05T17:01:00Z">
              <w:rPr>
                <w:lang w:val="en-US"/>
              </w:rPr>
            </w:rPrChange>
          </w:rPr>
          <w:delText xml:space="preserve"> </w:delText>
        </w:r>
        <w:r w:rsidR="00E62C4E" w:rsidRPr="00CA58E6" w:rsidDel="00862C06">
          <w:rPr>
            <w:rPrChange w:id="1860" w:author="Sergio Di Fiore" w:date="2021-09-05T17:01:00Z">
              <w:rPr>
                <w:lang w:val="en-US"/>
              </w:rPr>
            </w:rPrChange>
          </w:rPr>
          <w:delText>Brazil -</w:delText>
        </w:r>
        <w:r w:rsidRPr="00CA58E6" w:rsidDel="00862C06">
          <w:rPr>
            <w:rPrChange w:id="1861" w:author="Sergio Di Fiore" w:date="2021-09-05T17:01:00Z">
              <w:rPr>
                <w:lang w:val="en-US"/>
              </w:rPr>
            </w:rPrChange>
          </w:rPr>
          <w:delText xml:space="preserve"> </w:delText>
        </w:r>
        <w:r w:rsidR="00E62C4E" w:rsidRPr="00CA58E6" w:rsidDel="00862C06">
          <w:rPr>
            <w:rPrChange w:id="1862" w:author="Sergio Di Fiore" w:date="2021-09-05T17:01:00Z">
              <w:rPr>
                <w:lang w:val="en-US"/>
              </w:rPr>
            </w:rPrChange>
          </w:rPr>
          <w:delText>Scientific</w:delText>
        </w:r>
        <w:r w:rsidR="00926083" w:rsidRPr="00CA58E6" w:rsidDel="00862C06">
          <w:rPr>
            <w:rPrChange w:id="1863" w:author="Sergio Di Fiore" w:date="2021-09-05T17:01:00Z">
              <w:rPr>
                <w:lang w:val="en-US"/>
              </w:rPr>
            </w:rPrChange>
          </w:rPr>
          <w:delText xml:space="preserve"> </w:delText>
        </w:r>
        <w:r w:rsidR="00E62C4E" w:rsidRPr="00CA58E6" w:rsidDel="00862C06">
          <w:rPr>
            <w:rPrChange w:id="1864" w:author="Sergio Di Fiore" w:date="2021-09-05T17:01:00Z">
              <w:rPr>
                <w:lang w:val="en-US"/>
              </w:rPr>
            </w:rPrChange>
          </w:rPr>
          <w:delText xml:space="preserve">Electronic Library Online, </w:delText>
        </w:r>
        <w:commentRangeStart w:id="1865"/>
        <w:r w:rsidR="00E62C4E" w:rsidRPr="00CA58E6" w:rsidDel="00862C06">
          <w:rPr>
            <w:rPrChange w:id="1866" w:author="Sergio Di Fiore" w:date="2021-09-05T17:01:00Z">
              <w:rPr>
                <w:lang w:val="en-US"/>
              </w:rPr>
            </w:rPrChange>
          </w:rPr>
          <w:delText>2017</w:delText>
        </w:r>
        <w:commentRangeEnd w:id="1865"/>
        <w:r w:rsidR="005A455E" w:rsidRPr="00201E73" w:rsidDel="00862C06">
          <w:rPr>
            <w:rStyle w:val="Refdecomentrio"/>
          </w:rPr>
          <w:commentReference w:id="1865"/>
        </w:r>
        <w:r w:rsidR="00E62C4E" w:rsidRPr="00CA58E6" w:rsidDel="00862C06">
          <w:rPr>
            <w:rPrChange w:id="1867" w:author="Sergio Di Fiore" w:date="2021-09-05T17:01:00Z">
              <w:rPr>
                <w:lang w:val="en-US"/>
              </w:rPr>
            </w:rPrChange>
          </w:rPr>
          <w:delText>.</w:delText>
        </w:r>
      </w:del>
    </w:p>
    <w:sdt>
      <w:sdtPr>
        <w:rPr>
          <w:rFonts w:eastAsiaTheme="minorHAnsi" w:cstheme="minorBidi"/>
          <w:b w:val="0"/>
          <w:smallCaps w:val="0"/>
          <w:szCs w:val="22"/>
        </w:rPr>
        <w:id w:val="1780449005"/>
        <w:docPartObj>
          <w:docPartGallery w:val="Bibliographies"/>
          <w:docPartUnique/>
        </w:docPartObj>
      </w:sdtPr>
      <w:sdtEndPr/>
      <w:sdtContent>
        <w:p w14:paraId="55B3848B" w14:textId="527EA7DE" w:rsidR="00E6194B" w:rsidRPr="001F752C" w:rsidRDefault="00CA2C3B">
          <w:pPr>
            <w:pStyle w:val="Ttulo1"/>
          </w:pPr>
          <w:r w:rsidRPr="009D51D6">
            <w:t>6 REFERÊNCIA</w:t>
          </w:r>
        </w:p>
        <w:sdt>
          <w:sdtPr>
            <w:id w:val="-573587230"/>
            <w:bibliography/>
          </w:sdtPr>
          <w:sdtEndPr/>
          <w:sdtContent>
            <w:p w14:paraId="1099272B" w14:textId="77777777" w:rsidR="00942A24" w:rsidRPr="00CA58E6" w:rsidRDefault="00E6194B" w:rsidP="00942A24">
              <w:pPr>
                <w:pStyle w:val="Bibliografia"/>
                <w:ind w:left="720" w:hanging="720"/>
                <w:rPr>
                  <w:szCs w:val="24"/>
                  <w:rPrChange w:id="1868" w:author="Sergio Di Fiore" w:date="2021-09-05T17:01:00Z">
                    <w:rPr>
                      <w:noProof/>
                      <w:szCs w:val="24"/>
                    </w:rPr>
                  </w:rPrChange>
                </w:rPr>
              </w:pPr>
              <w:r w:rsidRPr="00201E73">
                <w:fldChar w:fldCharType="begin"/>
              </w:r>
              <w:r w:rsidRPr="00201E73">
                <w:instrText>BIBLIOGRAPHY</w:instrText>
              </w:r>
              <w:r w:rsidRPr="00201E73">
                <w:fldChar w:fldCharType="separate"/>
              </w:r>
              <w:r w:rsidR="00942A24" w:rsidRPr="00CA58E6">
                <w:rPr>
                  <w:rPrChange w:id="1869" w:author="Sergio Di Fiore" w:date="2021-09-05T17:01:00Z">
                    <w:rPr>
                      <w:noProof/>
                    </w:rPr>
                  </w:rPrChange>
                </w:rPr>
                <w:t xml:space="preserve">Alemi, M. (2020). </w:t>
              </w:r>
              <w:r w:rsidR="00942A24" w:rsidRPr="00CA58E6">
                <w:rPr>
                  <w:i/>
                  <w:iCs/>
                  <w:rPrChange w:id="1870" w:author="Sergio Di Fiore" w:date="2021-09-05T17:01:00Z">
                    <w:rPr>
                      <w:i/>
                      <w:iCs/>
                      <w:noProof/>
                    </w:rPr>
                  </w:rPrChange>
                </w:rPr>
                <w:t>The Amazing Journey of Reason from DNA to Artificial Intelligence.</w:t>
              </w:r>
              <w:r w:rsidR="00942A24" w:rsidRPr="00CA58E6">
                <w:rPr>
                  <w:rPrChange w:id="1871" w:author="Sergio Di Fiore" w:date="2021-09-05T17:01:00Z">
                    <w:rPr>
                      <w:noProof/>
                    </w:rPr>
                  </w:rPrChange>
                </w:rPr>
                <w:t xml:space="preserve"> Springer Open.</w:t>
              </w:r>
            </w:p>
            <w:p w14:paraId="5E804A53" w14:textId="77777777" w:rsidR="00942A24" w:rsidRPr="00CA58E6" w:rsidRDefault="00942A24" w:rsidP="00942A24">
              <w:pPr>
                <w:pStyle w:val="Bibliografia"/>
                <w:ind w:left="720" w:hanging="720"/>
                <w:rPr>
                  <w:rPrChange w:id="1872" w:author="Sergio Di Fiore" w:date="2021-09-05T17:01:00Z">
                    <w:rPr>
                      <w:noProof/>
                    </w:rPr>
                  </w:rPrChange>
                </w:rPr>
              </w:pPr>
              <w:r w:rsidRPr="00CA58E6">
                <w:rPr>
                  <w:rPrChange w:id="1873" w:author="Sergio Di Fiore" w:date="2021-09-05T17:01:00Z">
                    <w:rPr>
                      <w:noProof/>
                    </w:rPr>
                  </w:rPrChange>
                </w:rPr>
                <w:t xml:space="preserve">Burkiv, A. (2019). </w:t>
              </w:r>
              <w:r w:rsidRPr="00CA58E6">
                <w:rPr>
                  <w:i/>
                  <w:iCs/>
                  <w:rPrChange w:id="1874" w:author="Sergio Di Fiore" w:date="2021-09-05T17:01:00Z">
                    <w:rPr>
                      <w:i/>
                      <w:iCs/>
                      <w:noProof/>
                    </w:rPr>
                  </w:rPrChange>
                </w:rPr>
                <w:t>The Hundred-Page Machine Learning Book.</w:t>
              </w:r>
              <w:r w:rsidRPr="00CA58E6">
                <w:rPr>
                  <w:rPrChange w:id="1875" w:author="Sergio Di Fiore" w:date="2021-09-05T17:01:00Z">
                    <w:rPr>
                      <w:noProof/>
                    </w:rPr>
                  </w:rPrChange>
                </w:rPr>
                <w:t xml:space="preserve"> Burkiv, Andiy.</w:t>
              </w:r>
            </w:p>
            <w:p w14:paraId="7AB04AB5" w14:textId="77777777" w:rsidR="00942A24" w:rsidRPr="00CA58E6" w:rsidRDefault="00942A24" w:rsidP="00942A24">
              <w:pPr>
                <w:pStyle w:val="Bibliografia"/>
                <w:ind w:left="720" w:hanging="720"/>
                <w:rPr>
                  <w:rPrChange w:id="1876" w:author="Sergio Di Fiore" w:date="2021-09-05T17:01:00Z">
                    <w:rPr>
                      <w:noProof/>
                    </w:rPr>
                  </w:rPrChange>
                </w:rPr>
              </w:pPr>
              <w:r w:rsidRPr="00CA58E6">
                <w:rPr>
                  <w:rPrChange w:id="1877" w:author="Sergio Di Fiore" w:date="2021-09-05T17:01:00Z">
                    <w:rPr>
                      <w:noProof/>
                    </w:rPr>
                  </w:rPrChange>
                </w:rPr>
                <w:t xml:space="preserve">Edward Bispham, T. H. (2006). </w:t>
              </w:r>
              <w:r w:rsidRPr="00CA58E6">
                <w:rPr>
                  <w:i/>
                  <w:iCs/>
                  <w:rPrChange w:id="1878" w:author="Sergio Di Fiore" w:date="2021-09-05T17:01:00Z">
                    <w:rPr>
                      <w:i/>
                      <w:iCs/>
                      <w:noProof/>
                    </w:rPr>
                  </w:rPrChange>
                </w:rPr>
                <w:t>The Edinburgh Companion to Ancient Greece and Rome.</w:t>
              </w:r>
              <w:r w:rsidRPr="00CA58E6">
                <w:rPr>
                  <w:rPrChange w:id="1879" w:author="Sergio Di Fiore" w:date="2021-09-05T17:01:00Z">
                    <w:rPr>
                      <w:noProof/>
                    </w:rPr>
                  </w:rPrChange>
                </w:rPr>
                <w:t xml:space="preserve"> Edinburgh University Press.</w:t>
              </w:r>
            </w:p>
            <w:p w14:paraId="582F0BEC" w14:textId="77777777" w:rsidR="00942A24" w:rsidRPr="00CA58E6" w:rsidRDefault="00942A24" w:rsidP="00942A24">
              <w:pPr>
                <w:pStyle w:val="Bibliografia"/>
                <w:ind w:left="720" w:hanging="720"/>
                <w:rPr>
                  <w:rPrChange w:id="1880" w:author="Sergio Di Fiore" w:date="2021-09-05T17:01:00Z">
                    <w:rPr>
                      <w:noProof/>
                    </w:rPr>
                  </w:rPrChange>
                </w:rPr>
              </w:pPr>
              <w:r w:rsidRPr="00CA58E6">
                <w:rPr>
                  <w:rPrChange w:id="1881" w:author="Sergio Di Fiore" w:date="2021-09-05T17:01:00Z">
                    <w:rPr>
                      <w:noProof/>
                    </w:rPr>
                  </w:rPrChange>
                </w:rPr>
                <w:t xml:space="preserve">Grunspan, S. L. (2018). </w:t>
              </w:r>
              <w:r w:rsidRPr="00CA58E6">
                <w:rPr>
                  <w:i/>
                  <w:iCs/>
                  <w:rPrChange w:id="1882" w:author="Sergio Di Fiore" w:date="2021-09-05T17:01:00Z">
                    <w:rPr>
                      <w:i/>
                      <w:iCs/>
                      <w:noProof/>
                    </w:rPr>
                  </w:rPrChange>
                </w:rPr>
                <w:t>The Computer Book: From the Abacus to Artificial Intelligence.</w:t>
              </w:r>
              <w:r w:rsidRPr="00CA58E6">
                <w:rPr>
                  <w:rPrChange w:id="1883" w:author="Sergio Di Fiore" w:date="2021-09-05T17:01:00Z">
                    <w:rPr>
                      <w:noProof/>
                    </w:rPr>
                  </w:rPrChange>
                </w:rPr>
                <w:t xml:space="preserve"> Sterling.</w:t>
              </w:r>
            </w:p>
            <w:p w14:paraId="1FE9347A" w14:textId="77777777" w:rsidR="00942A24" w:rsidRPr="00CA58E6" w:rsidRDefault="00942A24" w:rsidP="00942A24">
              <w:pPr>
                <w:pStyle w:val="Bibliografia"/>
                <w:ind w:left="720" w:hanging="720"/>
                <w:rPr>
                  <w:rPrChange w:id="1884" w:author="Sergio Di Fiore" w:date="2021-09-05T17:01:00Z">
                    <w:rPr>
                      <w:noProof/>
                    </w:rPr>
                  </w:rPrChange>
                </w:rPr>
              </w:pPr>
              <w:r w:rsidRPr="00CA58E6">
                <w:rPr>
                  <w:rPrChange w:id="1885" w:author="Sergio Di Fiore" w:date="2021-09-05T17:01:00Z">
                    <w:rPr>
                      <w:noProof/>
                    </w:rPr>
                  </w:rPrChange>
                </w:rPr>
                <w:t xml:space="preserve">Hao, K. (17 de 11 de 2018). </w:t>
              </w:r>
              <w:r w:rsidRPr="00CA58E6">
                <w:rPr>
                  <w:i/>
                  <w:iCs/>
                  <w:rPrChange w:id="1886" w:author="Sergio Di Fiore" w:date="2021-09-05T17:01:00Z">
                    <w:rPr>
                      <w:i/>
                      <w:iCs/>
                      <w:noProof/>
                    </w:rPr>
                  </w:rPrChange>
                </w:rPr>
                <w:t>What is machine learning?</w:t>
              </w:r>
              <w:r w:rsidRPr="00CA58E6">
                <w:rPr>
                  <w:rPrChange w:id="1887" w:author="Sergio Di Fiore" w:date="2021-09-05T17:01:00Z">
                    <w:rPr>
                      <w:noProof/>
                    </w:rPr>
                  </w:rPrChange>
                </w:rPr>
                <w:t xml:space="preserve"> Fonte: MIT Technology Review: https://www.technologyreview.com/2018/11/17/103781/what-is-machine-learning-we-drew-you-another-flowchart/</w:t>
              </w:r>
            </w:p>
            <w:p w14:paraId="508EFAB2" w14:textId="77777777" w:rsidR="00942A24" w:rsidRPr="00CA58E6" w:rsidRDefault="00942A24" w:rsidP="00942A24">
              <w:pPr>
                <w:pStyle w:val="Bibliografia"/>
                <w:ind w:left="720" w:hanging="720"/>
                <w:rPr>
                  <w:rPrChange w:id="1888" w:author="Sergio Di Fiore" w:date="2021-09-05T17:01:00Z">
                    <w:rPr>
                      <w:noProof/>
                    </w:rPr>
                  </w:rPrChange>
                </w:rPr>
              </w:pPr>
              <w:r w:rsidRPr="00CA58E6">
                <w:rPr>
                  <w:rPrChange w:id="1889" w:author="Sergio Di Fiore" w:date="2021-09-05T17:01:00Z">
                    <w:rPr>
                      <w:noProof/>
                    </w:rPr>
                  </w:rPrChange>
                </w:rPr>
                <w:t xml:space="preserve">Ian Goodfellow, Y. B. (2016). </w:t>
              </w:r>
              <w:r w:rsidRPr="00CA58E6">
                <w:rPr>
                  <w:i/>
                  <w:iCs/>
                  <w:rPrChange w:id="1890" w:author="Sergio Di Fiore" w:date="2021-09-05T17:01:00Z">
                    <w:rPr>
                      <w:i/>
                      <w:iCs/>
                      <w:noProof/>
                    </w:rPr>
                  </w:rPrChange>
                </w:rPr>
                <w:t>Deep Learning</w:t>
              </w:r>
              <w:r w:rsidRPr="00CA58E6">
                <w:rPr>
                  <w:rPrChange w:id="1891" w:author="Sergio Di Fiore" w:date="2021-09-05T17:01:00Z">
                    <w:rPr>
                      <w:noProof/>
                    </w:rPr>
                  </w:rPrChange>
                </w:rPr>
                <w:t>. Fonte: Deep Learning: http://www.deeplearningbook.org</w:t>
              </w:r>
            </w:p>
            <w:p w14:paraId="1834585B" w14:textId="77777777" w:rsidR="00942A24" w:rsidRPr="00CA58E6" w:rsidRDefault="00942A24" w:rsidP="00942A24">
              <w:pPr>
                <w:pStyle w:val="Bibliografia"/>
                <w:ind w:left="720" w:hanging="720"/>
                <w:rPr>
                  <w:rPrChange w:id="1892" w:author="Sergio Di Fiore" w:date="2021-09-05T17:01:00Z">
                    <w:rPr>
                      <w:noProof/>
                    </w:rPr>
                  </w:rPrChange>
                </w:rPr>
              </w:pPr>
              <w:r w:rsidRPr="00CA58E6">
                <w:rPr>
                  <w:rPrChange w:id="1893" w:author="Sergio Di Fiore" w:date="2021-09-05T17:01:00Z">
                    <w:rPr>
                      <w:noProof/>
                    </w:rPr>
                  </w:rPrChange>
                </w:rPr>
                <w:t xml:space="preserve">Jerome Nilmeier, P. (2019). </w:t>
              </w:r>
              <w:r w:rsidRPr="00CA58E6">
                <w:rPr>
                  <w:i/>
                  <w:iCs/>
                  <w:rPrChange w:id="1894" w:author="Sergio Di Fiore" w:date="2021-09-05T17:01:00Z">
                    <w:rPr>
                      <w:i/>
                      <w:iCs/>
                      <w:noProof/>
                    </w:rPr>
                  </w:rPrChange>
                </w:rPr>
                <w:t>Data Science and Engineering at Enterprise Scale.</w:t>
              </w:r>
              <w:r w:rsidRPr="00CA58E6">
                <w:rPr>
                  <w:rPrChange w:id="1895" w:author="Sergio Di Fiore" w:date="2021-09-05T17:01:00Z">
                    <w:rPr>
                      <w:noProof/>
                    </w:rPr>
                  </w:rPrChange>
                </w:rPr>
                <w:t xml:space="preserve"> IBM / O’Reilly Media.</w:t>
              </w:r>
            </w:p>
            <w:p w14:paraId="2B2E5ECC" w14:textId="77777777" w:rsidR="00942A24" w:rsidRPr="00CA58E6" w:rsidRDefault="00942A24" w:rsidP="00942A24">
              <w:pPr>
                <w:pStyle w:val="Bibliografia"/>
                <w:ind w:left="720" w:hanging="720"/>
                <w:rPr>
                  <w:rPrChange w:id="1896" w:author="Sergio Di Fiore" w:date="2021-09-05T17:01:00Z">
                    <w:rPr>
                      <w:noProof/>
                    </w:rPr>
                  </w:rPrChange>
                </w:rPr>
              </w:pPr>
              <w:r w:rsidRPr="00CA58E6">
                <w:rPr>
                  <w:rPrChange w:id="1897" w:author="Sergio Di Fiore" w:date="2021-09-05T17:01:00Z">
                    <w:rPr>
                      <w:noProof/>
                    </w:rPr>
                  </w:rPrChange>
                </w:rPr>
                <w:t xml:space="preserve">Krohn, J. (2020). </w:t>
              </w:r>
              <w:r w:rsidRPr="00CA58E6">
                <w:rPr>
                  <w:i/>
                  <w:iCs/>
                  <w:rPrChange w:id="1898" w:author="Sergio Di Fiore" w:date="2021-09-05T17:01:00Z">
                    <w:rPr>
                      <w:i/>
                      <w:iCs/>
                      <w:noProof/>
                    </w:rPr>
                  </w:rPrChange>
                </w:rPr>
                <w:t>Deep Learning Illustrated.</w:t>
              </w:r>
              <w:r w:rsidRPr="00CA58E6">
                <w:rPr>
                  <w:rPrChange w:id="1899" w:author="Sergio Di Fiore" w:date="2021-09-05T17:01:00Z">
                    <w:rPr>
                      <w:noProof/>
                    </w:rPr>
                  </w:rPrChange>
                </w:rPr>
                <w:t xml:space="preserve"> Pearson Education.</w:t>
              </w:r>
            </w:p>
            <w:p w14:paraId="2CF77361" w14:textId="77777777" w:rsidR="00942A24" w:rsidRPr="00CA58E6" w:rsidRDefault="00942A24" w:rsidP="00942A24">
              <w:pPr>
                <w:pStyle w:val="Bibliografia"/>
                <w:ind w:left="720" w:hanging="720"/>
                <w:rPr>
                  <w:rPrChange w:id="1900" w:author="Sergio Di Fiore" w:date="2021-09-05T17:01:00Z">
                    <w:rPr>
                      <w:noProof/>
                    </w:rPr>
                  </w:rPrChange>
                </w:rPr>
              </w:pPr>
              <w:r w:rsidRPr="00CA58E6">
                <w:rPr>
                  <w:rPrChange w:id="1901" w:author="Sergio Di Fiore" w:date="2021-09-05T17:01:00Z">
                    <w:rPr>
                      <w:noProof/>
                    </w:rPr>
                  </w:rPrChange>
                </w:rPr>
                <w:t xml:space="preserve">Martin, C. (2004). </w:t>
              </w:r>
              <w:r w:rsidRPr="00CA58E6">
                <w:rPr>
                  <w:i/>
                  <w:iCs/>
                  <w:rPrChange w:id="1902" w:author="Sergio Di Fiore" w:date="2021-09-05T17:01:00Z">
                    <w:rPr>
                      <w:i/>
                      <w:iCs/>
                      <w:noProof/>
                    </w:rPr>
                  </w:rPrChange>
                </w:rPr>
                <w:t>Ovid Metamorfoses Kindle Edition.</w:t>
              </w:r>
              <w:r w:rsidRPr="00CA58E6">
                <w:rPr>
                  <w:rPrChange w:id="1903" w:author="Sergio Di Fiore" w:date="2021-09-05T17:01:00Z">
                    <w:rPr>
                      <w:noProof/>
                    </w:rPr>
                  </w:rPrChange>
                </w:rPr>
                <w:t xml:space="preserve"> W. W. Norton &amp; Company.</w:t>
              </w:r>
            </w:p>
            <w:p w14:paraId="2C121DB7" w14:textId="77777777" w:rsidR="00942A24" w:rsidRPr="00CA58E6" w:rsidRDefault="00942A24" w:rsidP="00942A24">
              <w:pPr>
                <w:pStyle w:val="Bibliografia"/>
                <w:ind w:left="720" w:hanging="720"/>
                <w:rPr>
                  <w:rPrChange w:id="1904" w:author="Sergio Di Fiore" w:date="2021-09-05T17:01:00Z">
                    <w:rPr>
                      <w:noProof/>
                    </w:rPr>
                  </w:rPrChange>
                </w:rPr>
              </w:pPr>
              <w:r w:rsidRPr="00CA58E6">
                <w:rPr>
                  <w:rPrChange w:id="1905" w:author="Sergio Di Fiore" w:date="2021-09-05T17:01:00Z">
                    <w:rPr>
                      <w:noProof/>
                    </w:rPr>
                  </w:rPrChange>
                </w:rPr>
                <w:t xml:space="preserve">Newquist, H. (2018). </w:t>
              </w:r>
              <w:r w:rsidRPr="00CA58E6">
                <w:rPr>
                  <w:i/>
                  <w:iCs/>
                  <w:rPrChange w:id="1906" w:author="Sergio Di Fiore" w:date="2021-09-05T17:01:00Z">
                    <w:rPr>
                      <w:i/>
                      <w:iCs/>
                      <w:noProof/>
                    </w:rPr>
                  </w:rPrChange>
                </w:rPr>
                <w:t>The Brain Makers: The History of Artificial Intelligence – Genius, Ego, And Greed In The Quest For Machines That Think - Kindle Edition.</w:t>
              </w:r>
              <w:r w:rsidRPr="00CA58E6">
                <w:rPr>
                  <w:rPrChange w:id="1907" w:author="Sergio Di Fiore" w:date="2021-09-05T17:01:00Z">
                    <w:rPr>
                      <w:noProof/>
                    </w:rPr>
                  </w:rPrChange>
                </w:rPr>
                <w:t xml:space="preserve"> The Relayer Group.</w:t>
              </w:r>
            </w:p>
            <w:p w14:paraId="4E0AC847" w14:textId="77777777" w:rsidR="00942A24" w:rsidRPr="00CA58E6" w:rsidRDefault="00942A24" w:rsidP="00942A24">
              <w:pPr>
                <w:pStyle w:val="Bibliografia"/>
                <w:ind w:left="720" w:hanging="720"/>
                <w:rPr>
                  <w:rPrChange w:id="1908" w:author="Sergio Di Fiore" w:date="2021-09-05T17:01:00Z">
                    <w:rPr>
                      <w:noProof/>
                    </w:rPr>
                  </w:rPrChange>
                </w:rPr>
              </w:pPr>
              <w:r w:rsidRPr="00CA58E6">
                <w:rPr>
                  <w:rPrChange w:id="1909" w:author="Sergio Di Fiore" w:date="2021-09-05T17:01:00Z">
                    <w:rPr>
                      <w:noProof/>
                    </w:rPr>
                  </w:rPrChange>
                </w:rPr>
                <w:t xml:space="preserve">Nielsen, M. (2019). </w:t>
              </w:r>
              <w:r w:rsidRPr="00CA58E6">
                <w:rPr>
                  <w:i/>
                  <w:iCs/>
                  <w:rPrChange w:id="1910" w:author="Sergio Di Fiore" w:date="2021-09-05T17:01:00Z">
                    <w:rPr>
                      <w:i/>
                      <w:iCs/>
                      <w:noProof/>
                    </w:rPr>
                  </w:rPrChange>
                </w:rPr>
                <w:t>Chapter 1</w:t>
              </w:r>
              <w:r w:rsidRPr="00CA58E6">
                <w:rPr>
                  <w:rPrChange w:id="1911" w:author="Sergio Di Fiore" w:date="2021-09-05T17:01:00Z">
                    <w:rPr>
                      <w:noProof/>
                    </w:rPr>
                  </w:rPrChange>
                </w:rPr>
                <w:t>. Fonte: Neural Networks and Deep Learning: http://neuralnetworksanddeeplearning.com/chap1.html</w:t>
              </w:r>
            </w:p>
            <w:p w14:paraId="0EB21A9F" w14:textId="77777777" w:rsidR="00942A24" w:rsidRPr="00CA58E6" w:rsidRDefault="00942A24" w:rsidP="00942A24">
              <w:pPr>
                <w:pStyle w:val="Bibliografia"/>
                <w:ind w:left="720" w:hanging="720"/>
                <w:rPr>
                  <w:rPrChange w:id="1912" w:author="Sergio Di Fiore" w:date="2021-09-05T17:01:00Z">
                    <w:rPr>
                      <w:noProof/>
                    </w:rPr>
                  </w:rPrChange>
                </w:rPr>
              </w:pPr>
              <w:r w:rsidRPr="00CA58E6">
                <w:rPr>
                  <w:rPrChange w:id="1913" w:author="Sergio Di Fiore" w:date="2021-09-05T17:01:00Z">
                    <w:rPr>
                      <w:noProof/>
                    </w:rPr>
                  </w:rPrChange>
                </w:rPr>
                <w:t xml:space="preserve">Sarah B. Pomeroy, S. M. (2018). </w:t>
              </w:r>
              <w:r w:rsidRPr="00CA58E6">
                <w:rPr>
                  <w:i/>
                  <w:iCs/>
                  <w:rPrChange w:id="1914" w:author="Sergio Di Fiore" w:date="2021-09-05T17:01:00Z">
                    <w:rPr>
                      <w:i/>
                      <w:iCs/>
                      <w:noProof/>
                    </w:rPr>
                  </w:rPrChange>
                </w:rPr>
                <w:t>Ancient Greece - A Political, Social, And Cultural History.</w:t>
              </w:r>
              <w:r w:rsidRPr="00CA58E6">
                <w:rPr>
                  <w:rPrChange w:id="1915" w:author="Sergio Di Fiore" w:date="2021-09-05T17:01:00Z">
                    <w:rPr>
                      <w:noProof/>
                    </w:rPr>
                  </w:rPrChange>
                </w:rPr>
                <w:t xml:space="preserve"> Oxford University Press.</w:t>
              </w:r>
            </w:p>
            <w:p w14:paraId="61B3FC88" w14:textId="77777777" w:rsidR="00942A24" w:rsidRPr="00CA58E6" w:rsidRDefault="00942A24" w:rsidP="00942A24">
              <w:pPr>
                <w:pStyle w:val="Bibliografia"/>
                <w:ind w:left="720" w:hanging="720"/>
                <w:rPr>
                  <w:rPrChange w:id="1916" w:author="Sergio Di Fiore" w:date="2021-09-05T17:01:00Z">
                    <w:rPr>
                      <w:noProof/>
                    </w:rPr>
                  </w:rPrChange>
                </w:rPr>
              </w:pPr>
              <w:r w:rsidRPr="00CA58E6">
                <w:rPr>
                  <w:rPrChange w:id="1917" w:author="Sergio Di Fiore" w:date="2021-09-05T17:01:00Z">
                    <w:rPr>
                      <w:noProof/>
                    </w:rPr>
                  </w:rPrChange>
                </w:rPr>
                <w:t xml:space="preserve">Sejnowski, T. J. (2018). </w:t>
              </w:r>
              <w:r w:rsidRPr="00CA58E6">
                <w:rPr>
                  <w:i/>
                  <w:iCs/>
                  <w:rPrChange w:id="1918" w:author="Sergio Di Fiore" w:date="2021-09-05T17:01:00Z">
                    <w:rPr>
                      <w:i/>
                      <w:iCs/>
                      <w:noProof/>
                    </w:rPr>
                  </w:rPrChange>
                </w:rPr>
                <w:t>The Deep Learning Revolution.</w:t>
              </w:r>
              <w:r w:rsidRPr="00CA58E6">
                <w:rPr>
                  <w:rPrChange w:id="1919" w:author="Sergio Di Fiore" w:date="2021-09-05T17:01:00Z">
                    <w:rPr>
                      <w:noProof/>
                    </w:rPr>
                  </w:rPrChange>
                </w:rPr>
                <w:t xml:space="preserve"> MIT Press.</w:t>
              </w:r>
            </w:p>
            <w:p w14:paraId="50EBE524" w14:textId="77777777" w:rsidR="00942A24" w:rsidRPr="00CA58E6" w:rsidRDefault="00942A24" w:rsidP="00942A24">
              <w:pPr>
                <w:pStyle w:val="Bibliografia"/>
                <w:ind w:left="720" w:hanging="720"/>
                <w:rPr>
                  <w:rPrChange w:id="1920" w:author="Sergio Di Fiore" w:date="2021-09-05T17:01:00Z">
                    <w:rPr>
                      <w:noProof/>
                    </w:rPr>
                  </w:rPrChange>
                </w:rPr>
              </w:pPr>
              <w:r w:rsidRPr="00CA58E6">
                <w:rPr>
                  <w:rPrChange w:id="1921" w:author="Sergio Di Fiore" w:date="2021-09-05T17:01:00Z">
                    <w:rPr>
                      <w:noProof/>
                    </w:rPr>
                  </w:rPrChange>
                </w:rPr>
                <w:t xml:space="preserve">Somers, J. (29 de 9 de 2017). </w:t>
              </w:r>
              <w:r w:rsidRPr="00CA58E6">
                <w:rPr>
                  <w:i/>
                  <w:iCs/>
                  <w:rPrChange w:id="1922" w:author="Sergio Di Fiore" w:date="2021-09-05T17:01:00Z">
                    <w:rPr>
                      <w:i/>
                      <w:iCs/>
                      <w:noProof/>
                    </w:rPr>
                  </w:rPrChange>
                </w:rPr>
                <w:t>Is AI Riding a One-Trick Pony?</w:t>
              </w:r>
              <w:r w:rsidRPr="00CA58E6">
                <w:rPr>
                  <w:rPrChange w:id="1923" w:author="Sergio Di Fiore" w:date="2021-09-05T17:01:00Z">
                    <w:rPr>
                      <w:noProof/>
                    </w:rPr>
                  </w:rPrChange>
                </w:rPr>
                <w:t xml:space="preserve"> Fonte: MIT Tecnology Review: https://www.technologyreview.com/2017/09/29/67852/is-ai-riding-a-one-trick-pony/</w:t>
              </w:r>
            </w:p>
            <w:p w14:paraId="04C279F6" w14:textId="77777777" w:rsidR="00942A24" w:rsidRPr="00CA58E6" w:rsidRDefault="00942A24" w:rsidP="00942A24">
              <w:pPr>
                <w:pStyle w:val="Bibliografia"/>
                <w:ind w:left="720" w:hanging="720"/>
                <w:rPr>
                  <w:rPrChange w:id="1924" w:author="Sergio Di Fiore" w:date="2021-09-05T17:01:00Z">
                    <w:rPr>
                      <w:noProof/>
                    </w:rPr>
                  </w:rPrChange>
                </w:rPr>
              </w:pPr>
              <w:r w:rsidRPr="00CA58E6">
                <w:rPr>
                  <w:rPrChange w:id="1925" w:author="Sergio Di Fiore" w:date="2021-09-05T17:01:00Z">
                    <w:rPr>
                      <w:noProof/>
                    </w:rPr>
                  </w:rPrChange>
                </w:rPr>
                <w:t xml:space="preserve">Stuart Russell, P. N. (2016). </w:t>
              </w:r>
              <w:r w:rsidRPr="00CA58E6">
                <w:rPr>
                  <w:i/>
                  <w:iCs/>
                  <w:rPrChange w:id="1926" w:author="Sergio Di Fiore" w:date="2021-09-05T17:01:00Z">
                    <w:rPr>
                      <w:i/>
                      <w:iCs/>
                      <w:noProof/>
                    </w:rPr>
                  </w:rPrChange>
                </w:rPr>
                <w:t>Artificial Inteligence - A Modern Approach.</w:t>
              </w:r>
              <w:r w:rsidRPr="00CA58E6">
                <w:rPr>
                  <w:rPrChange w:id="1927" w:author="Sergio Di Fiore" w:date="2021-09-05T17:01:00Z">
                    <w:rPr>
                      <w:noProof/>
                    </w:rPr>
                  </w:rPrChange>
                </w:rPr>
                <w:t xml:space="preserve"> Pearson Education.</w:t>
              </w:r>
            </w:p>
            <w:p w14:paraId="33CD8AB7" w14:textId="77777777" w:rsidR="00942A24" w:rsidRPr="00CA58E6" w:rsidRDefault="00942A24" w:rsidP="00942A24">
              <w:pPr>
                <w:pStyle w:val="Bibliografia"/>
                <w:ind w:left="720" w:hanging="720"/>
                <w:rPr>
                  <w:rPrChange w:id="1928" w:author="Sergio Di Fiore" w:date="2021-09-05T17:01:00Z">
                    <w:rPr>
                      <w:noProof/>
                    </w:rPr>
                  </w:rPrChange>
                </w:rPr>
              </w:pPr>
              <w:r w:rsidRPr="00CA58E6">
                <w:rPr>
                  <w:rPrChange w:id="1929" w:author="Sergio Di Fiore" w:date="2021-09-05T17:01:00Z">
                    <w:rPr>
                      <w:noProof/>
                    </w:rPr>
                  </w:rPrChange>
                </w:rPr>
                <w:t xml:space="preserve">Taulli, T. (2019). </w:t>
              </w:r>
              <w:r w:rsidRPr="00CA58E6">
                <w:rPr>
                  <w:i/>
                  <w:iCs/>
                  <w:rPrChange w:id="1930" w:author="Sergio Di Fiore" w:date="2021-09-05T17:01:00Z">
                    <w:rPr>
                      <w:i/>
                      <w:iCs/>
                      <w:noProof/>
                    </w:rPr>
                  </w:rPrChange>
                </w:rPr>
                <w:t>Artificial Intelligence Basics: A Non-Technical Introduction.</w:t>
              </w:r>
              <w:r w:rsidRPr="00CA58E6">
                <w:rPr>
                  <w:rPrChange w:id="1931" w:author="Sergio Di Fiore" w:date="2021-09-05T17:01:00Z">
                    <w:rPr>
                      <w:noProof/>
                    </w:rPr>
                  </w:rPrChange>
                </w:rPr>
                <w:t xml:space="preserve"> Apress.</w:t>
              </w:r>
            </w:p>
            <w:p w14:paraId="4484AC7D" w14:textId="5AEC6427" w:rsidR="00E62C4E" w:rsidRPr="00CA58E6" w:rsidRDefault="00E6194B">
              <w:pPr>
                <w:ind w:firstLine="0"/>
                <w:rPr>
                  <w:rPrChange w:id="1932" w:author="Sergio Di Fiore" w:date="2021-09-05T17:01:00Z">
                    <w:rPr>
                      <w:lang w:val="en-US"/>
                    </w:rPr>
                  </w:rPrChange>
                </w:rPr>
                <w:pPrChange w:id="1933" w:author="Sergio Di Fiore" w:date="2021-09-05T17:12:00Z">
                  <w:pPr>
                    <w:pStyle w:val="Rodap"/>
                    <w:ind w:firstLine="0"/>
                  </w:pPr>
                </w:pPrChange>
              </w:pPr>
              <w:r w:rsidRPr="00201E73">
                <w:rPr>
                  <w:b/>
                  <w:bCs/>
                </w:rPr>
                <w:fldChar w:fldCharType="end"/>
              </w:r>
            </w:p>
          </w:sdtContent>
        </w:sdt>
      </w:sdtContent>
    </w:sdt>
    <w:sectPr w:rsidR="00E62C4E" w:rsidRPr="00CA58E6" w:rsidSect="00763751">
      <w:headerReference w:type="default" r:id="rId24"/>
      <w:pgSz w:w="11906" w:h="16838" w:code="9"/>
      <w:pgMar w:top="1134" w:right="1701" w:bottom="1134" w:left="1701" w:header="703"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1" w:author="ADRIANE BELLUCI BELORIO DE CASTRO" w:date="2021-08-04T14:28:00Z" w:initials="ABBDC">
    <w:p w14:paraId="4C8F0D5E" w14:textId="23C0C9B0" w:rsidR="00F468AA" w:rsidRDefault="00F468AA">
      <w:pPr>
        <w:pStyle w:val="Textodecomentrio"/>
      </w:pPr>
      <w:r>
        <w:rPr>
          <w:rStyle w:val="Refdecomentrio"/>
        </w:rPr>
        <w:annotationRef/>
      </w:r>
      <w:r>
        <w:t>Veja o escopo do trabalho e tente evidenciar em poucas palavras aqui no título. Essa é apenas uma sugestão.</w:t>
      </w:r>
    </w:p>
  </w:comment>
  <w:comment w:id="64" w:author="ADRIANE BELLUCI BELORIO DE CASTRO" w:date="2021-08-04T14:38:00Z" w:initials="ABBDC">
    <w:p w14:paraId="2664D050" w14:textId="77777777" w:rsidR="00A51F2E" w:rsidRDefault="00A51F2E" w:rsidP="00A51F2E">
      <w:pPr>
        <w:pStyle w:val="Textodecomentrio"/>
      </w:pPr>
      <w:r>
        <w:rPr>
          <w:rStyle w:val="Refdecomentrio"/>
        </w:rPr>
        <w:annotationRef/>
      </w:r>
      <w:r>
        <w:t xml:space="preserve">Objetivo: apresentar o estado de arte da </w:t>
      </w:r>
      <w:proofErr w:type="spellStart"/>
      <w:r>
        <w:t>Deep</w:t>
      </w:r>
      <w:proofErr w:type="spellEnd"/>
      <w:r>
        <w:t xml:space="preserve"> </w:t>
      </w:r>
      <w:proofErr w:type="spellStart"/>
      <w:r>
        <w:t>learning</w:t>
      </w:r>
      <w:proofErr w:type="spellEnd"/>
      <w:r>
        <w:t>???</w:t>
      </w:r>
    </w:p>
  </w:comment>
  <w:comment w:id="87" w:author="ADRIANE BELLUCI BELORIO DE CASTRO" w:date="2021-08-04T14:31:00Z" w:initials="ABBDC">
    <w:p w14:paraId="77F742E3" w14:textId="5511310E" w:rsidR="00F468AA" w:rsidRDefault="00F468AA">
      <w:pPr>
        <w:pStyle w:val="Textodecomentrio"/>
      </w:pPr>
      <w:r>
        <w:rPr>
          <w:rStyle w:val="Refdecomentrio"/>
        </w:rPr>
        <w:annotationRef/>
      </w:r>
      <w:r>
        <w:t>Esse parágrafo pode ser a abertura da introdução. No resumo, você deve apresentar o tema, a metodologia utilizada para elaborar o trabalho, os resultados e a conclusão. Mesmo que seu trabalho seja de revisão de literatura, esses elementos devem estar presentes e adaptados.</w:t>
      </w:r>
    </w:p>
  </w:comment>
  <w:comment w:id="455" w:author="ADRIANE BELLUCI BELORIO DE CASTRO" w:date="2021-08-04T14:38:00Z" w:initials="ABBDC">
    <w:p w14:paraId="3E6A8CAE" w14:textId="7180DAA1" w:rsidR="00ED6C2A" w:rsidRDefault="00ED6C2A">
      <w:pPr>
        <w:pStyle w:val="Textodecomentrio"/>
      </w:pPr>
      <w:r>
        <w:rPr>
          <w:rStyle w:val="Refdecomentrio"/>
        </w:rPr>
        <w:annotationRef/>
      </w:r>
      <w:r>
        <w:t xml:space="preserve">Objetivo: apresentar o estado de arte da </w:t>
      </w:r>
      <w:proofErr w:type="spellStart"/>
      <w:r>
        <w:t>Deep</w:t>
      </w:r>
      <w:proofErr w:type="spellEnd"/>
      <w:r>
        <w:t xml:space="preserve"> </w:t>
      </w:r>
      <w:proofErr w:type="spellStart"/>
      <w:r>
        <w:t>learning</w:t>
      </w:r>
      <w:proofErr w:type="spellEnd"/>
      <w:r>
        <w:t>???</w:t>
      </w:r>
    </w:p>
  </w:comment>
  <w:comment w:id="494" w:author="ADRIANE BELLUCI BELORIO DE CASTRO" w:date="2021-08-04T14:43:00Z" w:initials="ABBDC">
    <w:p w14:paraId="24CF65D2" w14:textId="177F58F3" w:rsidR="004C51DB" w:rsidRDefault="004C51DB">
      <w:pPr>
        <w:pStyle w:val="Textodecomentrio"/>
      </w:pPr>
      <w:r>
        <w:rPr>
          <w:rStyle w:val="Refdecomentrio"/>
        </w:rPr>
        <w:annotationRef/>
      </w:r>
      <w:r>
        <w:t>Acertar as fontes.</w:t>
      </w:r>
    </w:p>
  </w:comment>
  <w:comment w:id="495" w:author="Sergio Di Fiore" w:date="2021-09-01T08:35:00Z" w:initials="SDF">
    <w:p w14:paraId="226A3661" w14:textId="6A3CFD76" w:rsidR="002478B8" w:rsidRDefault="002478B8">
      <w:pPr>
        <w:pStyle w:val="Textodecomentrio"/>
      </w:pPr>
      <w:r>
        <w:rPr>
          <w:rStyle w:val="Refdecomentrio"/>
        </w:rPr>
        <w:annotationRef/>
      </w:r>
      <w:r>
        <w:t>Isto?</w:t>
      </w:r>
    </w:p>
  </w:comment>
  <w:comment w:id="506" w:author="ADRIANE BELLUCI BELORIO DE CASTRO" w:date="2021-08-04T14:41:00Z" w:initials="ABBDC">
    <w:p w14:paraId="697A33A5" w14:textId="30AA9385" w:rsidR="00ED6C2A" w:rsidRDefault="00ED6C2A">
      <w:pPr>
        <w:pStyle w:val="Textodecomentrio"/>
      </w:pPr>
      <w:r>
        <w:rPr>
          <w:rStyle w:val="Refdecomentrio"/>
        </w:rPr>
        <w:annotationRef/>
      </w:r>
      <w:r>
        <w:t>Ficou confuso...</w:t>
      </w:r>
    </w:p>
  </w:comment>
  <w:comment w:id="592" w:author="ADRIANE BELLUCI BELORIO DE CASTRO" w:date="2021-08-04T14:43:00Z" w:initials="ABBDC">
    <w:p w14:paraId="3B130E9F" w14:textId="43D03007" w:rsidR="004C51DB" w:rsidRDefault="004C51DB">
      <w:pPr>
        <w:pStyle w:val="Textodecomentrio"/>
      </w:pPr>
      <w:r>
        <w:rPr>
          <w:rStyle w:val="Refdecomentrio"/>
        </w:rPr>
        <w:annotationRef/>
      </w:r>
      <w:r>
        <w:t>Acertar as fontes.</w:t>
      </w:r>
    </w:p>
  </w:comment>
  <w:comment w:id="604" w:author="ADRIANE BELLUCI BELORIO DE CASTRO" w:date="2021-08-04T14:44:00Z" w:initials="ABBDC">
    <w:p w14:paraId="7FDEC121" w14:textId="48DC67AB" w:rsidR="004C51DB" w:rsidRDefault="004C51DB">
      <w:pPr>
        <w:pStyle w:val="Textodecomentrio"/>
      </w:pPr>
      <w:r>
        <w:rPr>
          <w:rStyle w:val="Refdecomentrio"/>
        </w:rPr>
        <w:annotationRef/>
      </w:r>
      <w:r>
        <w:t>Isso é uma metáfora??? A frase ficou afirmativa demais!!!</w:t>
      </w:r>
    </w:p>
  </w:comment>
  <w:comment w:id="605" w:author="Sergio Di Fiore" w:date="2021-09-01T08:46:00Z" w:initials="SDF">
    <w:p w14:paraId="017BE877" w14:textId="4E7E1333" w:rsidR="00DB0B9A" w:rsidRDefault="00DB0B9A">
      <w:pPr>
        <w:pStyle w:val="Textodecomentrio"/>
      </w:pPr>
      <w:r>
        <w:rPr>
          <w:rStyle w:val="Refdecomentrio"/>
        </w:rPr>
        <w:annotationRef/>
      </w:r>
      <w:r w:rsidR="00DF1138">
        <w:t>Alterei</w:t>
      </w:r>
      <w:r>
        <w:t xml:space="preserve"> um poc</w:t>
      </w:r>
      <w:r w:rsidR="00DF1138">
        <w:t>o, mas não tenho certeza o que ficou inadequado. A ideia, de fato, é a de uma metáfora</w:t>
      </w:r>
      <w:r w:rsidR="00EB125A">
        <w:t>. Não pode ser afirmativa?</w:t>
      </w:r>
    </w:p>
  </w:comment>
  <w:comment w:id="833" w:author="ADRIANE BELLUCI BELORIO DE CASTRO" w:date="2021-08-04T14:45:00Z" w:initials="ABBDC">
    <w:p w14:paraId="4A81E02A" w14:textId="76E2E850" w:rsidR="004C51DB" w:rsidRDefault="004C51DB">
      <w:pPr>
        <w:pStyle w:val="Textodecomentrio"/>
      </w:pPr>
      <w:r>
        <w:rPr>
          <w:rStyle w:val="Refdecomentrio"/>
        </w:rPr>
        <w:annotationRef/>
      </w:r>
      <w:r>
        <w:t>Acertar as fontes.</w:t>
      </w:r>
    </w:p>
  </w:comment>
  <w:comment w:id="1000" w:author="ADRIANE BELLUCI BELORIO DE CASTRO" w:date="2021-08-04T14:49:00Z" w:initials="ABBDC">
    <w:p w14:paraId="0277202B" w14:textId="25BCC0F7" w:rsidR="005A455E" w:rsidRDefault="005A455E">
      <w:pPr>
        <w:pStyle w:val="Textodecomentrio"/>
      </w:pPr>
      <w:r>
        <w:rPr>
          <w:rStyle w:val="Refdecomentrio"/>
        </w:rPr>
        <w:annotationRef/>
      </w:r>
      <w:r>
        <w:t xml:space="preserve">Seria bom criar subtópicos para esse desenvolvimento. Por exemplo: Histórico da </w:t>
      </w:r>
      <w:proofErr w:type="spellStart"/>
      <w:r>
        <w:t>Deep</w:t>
      </w:r>
      <w:proofErr w:type="spellEnd"/>
      <w:r>
        <w:t xml:space="preserve"> </w:t>
      </w:r>
      <w:proofErr w:type="spellStart"/>
      <w:r>
        <w:t>learning</w:t>
      </w:r>
      <w:proofErr w:type="spellEnd"/>
      <w:r>
        <w:t xml:space="preserve">; Características da ..., </w:t>
      </w:r>
    </w:p>
  </w:comment>
  <w:comment w:id="1775" w:author="ADRIANE BELLUCI BELORIO DE CASTRO" w:date="2021-08-04T14:48:00Z" w:initials="ABBDC">
    <w:p w14:paraId="740AEA0E" w14:textId="2386B915" w:rsidR="005A455E" w:rsidRDefault="005A455E">
      <w:pPr>
        <w:pStyle w:val="Textodecomentrio"/>
      </w:pPr>
      <w:r>
        <w:rPr>
          <w:rStyle w:val="Refdecomentrio"/>
        </w:rPr>
        <w:annotationRef/>
      </w:r>
      <w:r>
        <w:t>Todas as referências precisam ser corrigidas e ajustadas segundo a norma (ABNT).</w:t>
      </w:r>
    </w:p>
  </w:comment>
  <w:comment w:id="1836" w:author="ADRIANE BELLUCI BELORIO DE CASTRO" w:date="2021-08-04T14:48:00Z" w:initials="ABBDC">
    <w:p w14:paraId="4DADFA6D" w14:textId="5080B0C9" w:rsidR="005A455E" w:rsidRDefault="005A455E">
      <w:pPr>
        <w:pStyle w:val="Textodecomentrio"/>
      </w:pPr>
      <w:r>
        <w:rPr>
          <w:rStyle w:val="Refdecomentrio"/>
        </w:rPr>
        <w:annotationRef/>
      </w:r>
      <w:r>
        <w:t>Que tipo de material é esse? Artigo, livro, apostila???</w:t>
      </w:r>
    </w:p>
  </w:comment>
  <w:comment w:id="1865" w:author="ADRIANE BELLUCI BELORIO DE CASTRO" w:date="2021-08-04T14:47:00Z" w:initials="ABBDC">
    <w:p w14:paraId="6087FAF4" w14:textId="4C822848" w:rsidR="005A455E" w:rsidRDefault="005A455E">
      <w:pPr>
        <w:pStyle w:val="Textodecomentrio"/>
      </w:pPr>
      <w:r>
        <w:rPr>
          <w:rStyle w:val="Refdecomentrio"/>
        </w:rPr>
        <w:annotationRef/>
      </w:r>
      <w:r>
        <w:t>Esse é um artigo ou livro? A referência não está correta.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8F0D5E" w15:done="0"/>
  <w15:commentEx w15:paraId="2664D050" w15:done="1"/>
  <w15:commentEx w15:paraId="77F742E3" w15:done="0"/>
  <w15:commentEx w15:paraId="3E6A8CAE" w15:done="0"/>
  <w15:commentEx w15:paraId="24CF65D2" w15:done="0"/>
  <w15:commentEx w15:paraId="226A3661" w15:paraIdParent="24CF65D2" w15:done="0"/>
  <w15:commentEx w15:paraId="697A33A5" w15:done="1"/>
  <w15:commentEx w15:paraId="3B130E9F" w15:done="1"/>
  <w15:commentEx w15:paraId="7FDEC121" w15:done="0"/>
  <w15:commentEx w15:paraId="017BE877" w15:paraIdParent="7FDEC121" w15:done="0"/>
  <w15:commentEx w15:paraId="4A81E02A" w15:done="0"/>
  <w15:commentEx w15:paraId="0277202B" w15:done="1"/>
  <w15:commentEx w15:paraId="740AEA0E" w15:done="0"/>
  <w15:commentEx w15:paraId="4DADFA6D" w15:done="0"/>
  <w15:commentEx w15:paraId="6087FA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B5229D" w16cex:dateUtc="2021-08-04T17:28:00Z"/>
  <w16cex:commentExtensible w16cex:durableId="24D9B725" w16cex:dateUtc="2021-08-04T17:38:00Z"/>
  <w16cex:commentExtensible w16cex:durableId="24B52339" w16cex:dateUtc="2021-08-04T17:31:00Z"/>
  <w16cex:commentExtensible w16cex:durableId="24B524FD" w16cex:dateUtc="2021-08-04T17:38:00Z"/>
  <w16cex:commentExtensible w16cex:durableId="24B52619" w16cex:dateUtc="2021-08-04T17:43:00Z"/>
  <w16cex:commentExtensible w16cex:durableId="24D9B9B4" w16cex:dateUtc="2021-09-01T11:35:00Z"/>
  <w16cex:commentExtensible w16cex:durableId="24B525A1" w16cex:dateUtc="2021-08-04T17:41:00Z"/>
  <w16cex:commentExtensible w16cex:durableId="24B52606" w16cex:dateUtc="2021-08-04T17:43:00Z"/>
  <w16cex:commentExtensible w16cex:durableId="24B5264C" w16cex:dateUtc="2021-08-04T17:44:00Z"/>
  <w16cex:commentExtensible w16cex:durableId="24D9BC49" w16cex:dateUtc="2021-09-01T11:46:00Z"/>
  <w16cex:commentExtensible w16cex:durableId="24B52688" w16cex:dateUtc="2021-08-04T17:45:00Z"/>
  <w16cex:commentExtensible w16cex:durableId="24B52796" w16cex:dateUtc="2021-08-04T17:49:00Z"/>
  <w16cex:commentExtensible w16cex:durableId="24B52755" w16cex:dateUtc="2021-08-04T17:48:00Z"/>
  <w16cex:commentExtensible w16cex:durableId="24B5273B" w16cex:dateUtc="2021-08-04T17:48:00Z"/>
  <w16cex:commentExtensible w16cex:durableId="24B52709" w16cex:dateUtc="2021-08-04T17: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8F0D5E" w16cid:durableId="24B5229D"/>
  <w16cid:commentId w16cid:paraId="2664D050" w16cid:durableId="24D9B725"/>
  <w16cid:commentId w16cid:paraId="77F742E3" w16cid:durableId="24B52339"/>
  <w16cid:commentId w16cid:paraId="3E6A8CAE" w16cid:durableId="24B524FD"/>
  <w16cid:commentId w16cid:paraId="24CF65D2" w16cid:durableId="24B52619"/>
  <w16cid:commentId w16cid:paraId="226A3661" w16cid:durableId="24D9B9B4"/>
  <w16cid:commentId w16cid:paraId="697A33A5" w16cid:durableId="24B525A1"/>
  <w16cid:commentId w16cid:paraId="3B130E9F" w16cid:durableId="24B52606"/>
  <w16cid:commentId w16cid:paraId="7FDEC121" w16cid:durableId="24B5264C"/>
  <w16cid:commentId w16cid:paraId="017BE877" w16cid:durableId="24D9BC49"/>
  <w16cid:commentId w16cid:paraId="4A81E02A" w16cid:durableId="24B52688"/>
  <w16cid:commentId w16cid:paraId="0277202B" w16cid:durableId="24B52796"/>
  <w16cid:commentId w16cid:paraId="740AEA0E" w16cid:durableId="24B52755"/>
  <w16cid:commentId w16cid:paraId="4DADFA6D" w16cid:durableId="24B5273B"/>
  <w16cid:commentId w16cid:paraId="6087FAF4" w16cid:durableId="24B527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3A7F36" w14:textId="77777777" w:rsidR="0013169E" w:rsidRDefault="0013169E" w:rsidP="00F27C24">
      <w:pPr>
        <w:spacing w:after="0" w:line="240" w:lineRule="auto"/>
      </w:pPr>
      <w:r>
        <w:separator/>
      </w:r>
    </w:p>
  </w:endnote>
  <w:endnote w:type="continuationSeparator" w:id="0">
    <w:p w14:paraId="12898EA9" w14:textId="77777777" w:rsidR="0013169E" w:rsidRDefault="0013169E" w:rsidP="00F27C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0B329F" w14:textId="77777777" w:rsidR="0013169E" w:rsidRDefault="0013169E" w:rsidP="00F27C24">
      <w:pPr>
        <w:spacing w:after="0" w:line="240" w:lineRule="auto"/>
      </w:pPr>
      <w:r>
        <w:separator/>
      </w:r>
    </w:p>
  </w:footnote>
  <w:footnote w:type="continuationSeparator" w:id="0">
    <w:p w14:paraId="537CADBC" w14:textId="77777777" w:rsidR="0013169E" w:rsidRDefault="0013169E" w:rsidP="00F27C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1FEC6" w14:textId="6855E77E" w:rsidR="00F27C24" w:rsidRPr="00545C7F" w:rsidRDefault="00363137" w:rsidP="00545C7F">
    <w:pPr>
      <w:pStyle w:val="Cabealho"/>
    </w:pPr>
    <w:ins w:id="1934" w:author="Sergio Di Fiore" w:date="2021-09-05T17:54:00Z">
      <w:r>
        <w:rPr>
          <w:rFonts w:cs="Times New Roman"/>
          <w:i/>
          <w:noProof/>
          <w:color w:val="000000"/>
          <w:spacing w:val="-2"/>
          <w:sz w:val="18"/>
          <w:lang w:eastAsia="pt-BR"/>
        </w:rPr>
        <w:drawing>
          <wp:anchor distT="0" distB="0" distL="114300" distR="114300" simplePos="0" relativeHeight="251660800" behindDoc="0" locked="0" layoutInCell="1" allowOverlap="1" wp14:anchorId="17A8363E" wp14:editId="45CFFD99">
            <wp:simplePos x="0" y="0"/>
            <wp:positionH relativeFrom="column">
              <wp:posOffset>-68712</wp:posOffset>
            </wp:positionH>
            <wp:positionV relativeFrom="paragraph">
              <wp:posOffset>-286058</wp:posOffset>
            </wp:positionV>
            <wp:extent cx="5950585" cy="613410"/>
            <wp:effectExtent l="0" t="0" r="0" b="0"/>
            <wp:wrapSquare wrapText="bothSides"/>
            <wp:docPr id="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950585" cy="61341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ins>
    <w:del w:id="1935" w:author="Sergio Di Fiore" w:date="2021-09-05T17:54:00Z">
      <w:r w:rsidR="00545C7F" w:rsidDel="00363137">
        <w:rPr>
          <w:rFonts w:cs="Times New Roman"/>
          <w:i/>
          <w:noProof/>
          <w:color w:val="000000"/>
          <w:spacing w:val="-2"/>
          <w:sz w:val="18"/>
          <w:lang w:eastAsia="pt-BR"/>
        </w:rPr>
        <w:drawing>
          <wp:anchor distT="0" distB="0" distL="114300" distR="114300" simplePos="0" relativeHeight="251658752" behindDoc="0" locked="0" layoutInCell="1" allowOverlap="1" wp14:anchorId="47B2400D" wp14:editId="6909CC59">
            <wp:simplePos x="0" y="0"/>
            <wp:positionH relativeFrom="column">
              <wp:posOffset>-280035</wp:posOffset>
            </wp:positionH>
            <wp:positionV relativeFrom="paragraph">
              <wp:posOffset>-203200</wp:posOffset>
            </wp:positionV>
            <wp:extent cx="5950585" cy="617220"/>
            <wp:effectExtent l="0" t="0" r="0" b="0"/>
            <wp:wrapSquare wrapText="bothSides"/>
            <wp:docPr id="1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5950585" cy="617220"/>
                    </a:xfrm>
                    <a:prstGeom prst="rect">
                      <a:avLst/>
                    </a:prstGeom>
                    <a:noFill/>
                    <a:ln w="9525">
                      <a:noFill/>
                      <a:miter lim="800000"/>
                      <a:headEnd/>
                      <a:tailEnd/>
                    </a:ln>
                  </pic:spPr>
                </pic:pic>
              </a:graphicData>
            </a:graphic>
          </wp:anchor>
        </w:drawing>
      </w:r>
    </w:del>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ergio Di Fiore">
    <w15:presenceInfo w15:providerId="None" w15:userId="Sergio Di Fiore"/>
  </w15:person>
  <w15:person w15:author="ADRIANE BELLUCI BELORIO DE CASTRO">
    <w15:presenceInfo w15:providerId="None" w15:userId="ADRIANE BELLUCI BELORIO DE CAST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trackRevisions/>
  <w:defaultTabStop w:val="708"/>
  <w:hyphenationZone w:val="425"/>
  <w:characterSpacingControl w:val="doNotCompress"/>
  <w:savePreviewPicture/>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zA1MjI2N7YwNDQyszRW0lEKTi0uzszPAykwqQUACApfrSwAAAA="/>
  </w:docVars>
  <w:rsids>
    <w:rsidRoot w:val="00DB6962"/>
    <w:rsid w:val="00002F86"/>
    <w:rsid w:val="00005CAA"/>
    <w:rsid w:val="00020617"/>
    <w:rsid w:val="0002776B"/>
    <w:rsid w:val="00031DA9"/>
    <w:rsid w:val="0003575E"/>
    <w:rsid w:val="00044F62"/>
    <w:rsid w:val="00045F0E"/>
    <w:rsid w:val="00051AAD"/>
    <w:rsid w:val="00053032"/>
    <w:rsid w:val="00055547"/>
    <w:rsid w:val="00063A7E"/>
    <w:rsid w:val="0007010B"/>
    <w:rsid w:val="000741D5"/>
    <w:rsid w:val="00080615"/>
    <w:rsid w:val="00085AA2"/>
    <w:rsid w:val="00085CC8"/>
    <w:rsid w:val="000A2014"/>
    <w:rsid w:val="000A56F3"/>
    <w:rsid w:val="000B3FAF"/>
    <w:rsid w:val="000B501E"/>
    <w:rsid w:val="000B655C"/>
    <w:rsid w:val="000C0162"/>
    <w:rsid w:val="000C2D3D"/>
    <w:rsid w:val="000C3805"/>
    <w:rsid w:val="000C5961"/>
    <w:rsid w:val="000C6542"/>
    <w:rsid w:val="000D2827"/>
    <w:rsid w:val="000D301C"/>
    <w:rsid w:val="000D5522"/>
    <w:rsid w:val="000F0805"/>
    <w:rsid w:val="000F268D"/>
    <w:rsid w:val="000F2E21"/>
    <w:rsid w:val="000F67C2"/>
    <w:rsid w:val="001045E1"/>
    <w:rsid w:val="00115F7B"/>
    <w:rsid w:val="00121053"/>
    <w:rsid w:val="00121729"/>
    <w:rsid w:val="00121BC0"/>
    <w:rsid w:val="0012560F"/>
    <w:rsid w:val="0013169E"/>
    <w:rsid w:val="0014052A"/>
    <w:rsid w:val="00145328"/>
    <w:rsid w:val="0014650C"/>
    <w:rsid w:val="0014679E"/>
    <w:rsid w:val="00153832"/>
    <w:rsid w:val="001568C9"/>
    <w:rsid w:val="001579E2"/>
    <w:rsid w:val="00160471"/>
    <w:rsid w:val="00160FE6"/>
    <w:rsid w:val="00161F20"/>
    <w:rsid w:val="00162A22"/>
    <w:rsid w:val="00164F2A"/>
    <w:rsid w:val="00170E66"/>
    <w:rsid w:val="00176E90"/>
    <w:rsid w:val="001831BA"/>
    <w:rsid w:val="00184AC9"/>
    <w:rsid w:val="001903D2"/>
    <w:rsid w:val="00192F26"/>
    <w:rsid w:val="001A04D3"/>
    <w:rsid w:val="001A1EED"/>
    <w:rsid w:val="001A5BBB"/>
    <w:rsid w:val="001A5E25"/>
    <w:rsid w:val="001A647C"/>
    <w:rsid w:val="001B67F0"/>
    <w:rsid w:val="001B74AB"/>
    <w:rsid w:val="001C33BB"/>
    <w:rsid w:val="001C42B6"/>
    <w:rsid w:val="001D03C8"/>
    <w:rsid w:val="001D086F"/>
    <w:rsid w:val="001D17DC"/>
    <w:rsid w:val="001D2564"/>
    <w:rsid w:val="001D695B"/>
    <w:rsid w:val="001E2546"/>
    <w:rsid w:val="001E34E8"/>
    <w:rsid w:val="001E5B7F"/>
    <w:rsid w:val="001E7992"/>
    <w:rsid w:val="001F38D9"/>
    <w:rsid w:val="001F752C"/>
    <w:rsid w:val="00200238"/>
    <w:rsid w:val="00201049"/>
    <w:rsid w:val="00201E73"/>
    <w:rsid w:val="00213E1B"/>
    <w:rsid w:val="00217153"/>
    <w:rsid w:val="0023064E"/>
    <w:rsid w:val="00234A61"/>
    <w:rsid w:val="00241496"/>
    <w:rsid w:val="002478B8"/>
    <w:rsid w:val="002520A2"/>
    <w:rsid w:val="00256D80"/>
    <w:rsid w:val="00257B6A"/>
    <w:rsid w:val="00270245"/>
    <w:rsid w:val="00271D17"/>
    <w:rsid w:val="002750E2"/>
    <w:rsid w:val="002810C8"/>
    <w:rsid w:val="00290D20"/>
    <w:rsid w:val="00290E78"/>
    <w:rsid w:val="002A0371"/>
    <w:rsid w:val="002A7A11"/>
    <w:rsid w:val="002C2061"/>
    <w:rsid w:val="002C4137"/>
    <w:rsid w:val="002C50A9"/>
    <w:rsid w:val="002C700B"/>
    <w:rsid w:val="002D5F31"/>
    <w:rsid w:val="002D658F"/>
    <w:rsid w:val="002E24CE"/>
    <w:rsid w:val="002E31A6"/>
    <w:rsid w:val="002E5340"/>
    <w:rsid w:val="002E6588"/>
    <w:rsid w:val="002F07D6"/>
    <w:rsid w:val="002F1764"/>
    <w:rsid w:val="002F27FB"/>
    <w:rsid w:val="002F2893"/>
    <w:rsid w:val="002F74A8"/>
    <w:rsid w:val="00301170"/>
    <w:rsid w:val="00304988"/>
    <w:rsid w:val="003113AE"/>
    <w:rsid w:val="003130CF"/>
    <w:rsid w:val="00317C7D"/>
    <w:rsid w:val="00321F9B"/>
    <w:rsid w:val="003225B8"/>
    <w:rsid w:val="003231F4"/>
    <w:rsid w:val="00323FF0"/>
    <w:rsid w:val="00325BF0"/>
    <w:rsid w:val="003276AD"/>
    <w:rsid w:val="00333125"/>
    <w:rsid w:val="00333693"/>
    <w:rsid w:val="00347A4A"/>
    <w:rsid w:val="00357316"/>
    <w:rsid w:val="00362FEC"/>
    <w:rsid w:val="00363137"/>
    <w:rsid w:val="00372334"/>
    <w:rsid w:val="00373102"/>
    <w:rsid w:val="003752C4"/>
    <w:rsid w:val="00375407"/>
    <w:rsid w:val="003867D4"/>
    <w:rsid w:val="00386D97"/>
    <w:rsid w:val="00387A45"/>
    <w:rsid w:val="00394DF8"/>
    <w:rsid w:val="00396BDB"/>
    <w:rsid w:val="00397E98"/>
    <w:rsid w:val="003A06C6"/>
    <w:rsid w:val="003A0ECC"/>
    <w:rsid w:val="003A121F"/>
    <w:rsid w:val="003A49BA"/>
    <w:rsid w:val="003A67D5"/>
    <w:rsid w:val="003B1F65"/>
    <w:rsid w:val="003B21E6"/>
    <w:rsid w:val="003B57ED"/>
    <w:rsid w:val="003B5E8E"/>
    <w:rsid w:val="003C041E"/>
    <w:rsid w:val="003C3809"/>
    <w:rsid w:val="003D477E"/>
    <w:rsid w:val="003D7CF8"/>
    <w:rsid w:val="003E2D79"/>
    <w:rsid w:val="003F04F6"/>
    <w:rsid w:val="003F22FB"/>
    <w:rsid w:val="004017B1"/>
    <w:rsid w:val="00404B56"/>
    <w:rsid w:val="00404C61"/>
    <w:rsid w:val="0040751F"/>
    <w:rsid w:val="004263B5"/>
    <w:rsid w:val="004309E2"/>
    <w:rsid w:val="00433076"/>
    <w:rsid w:val="004410AA"/>
    <w:rsid w:val="0044545D"/>
    <w:rsid w:val="0045038F"/>
    <w:rsid w:val="00451171"/>
    <w:rsid w:val="00462EC1"/>
    <w:rsid w:val="0046484A"/>
    <w:rsid w:val="00475226"/>
    <w:rsid w:val="00475A79"/>
    <w:rsid w:val="00477327"/>
    <w:rsid w:val="004776A3"/>
    <w:rsid w:val="00480E7B"/>
    <w:rsid w:val="0048400C"/>
    <w:rsid w:val="004A0721"/>
    <w:rsid w:val="004A4B7F"/>
    <w:rsid w:val="004A55C6"/>
    <w:rsid w:val="004B0DC0"/>
    <w:rsid w:val="004C2658"/>
    <w:rsid w:val="004C5045"/>
    <w:rsid w:val="004C51DB"/>
    <w:rsid w:val="004C7549"/>
    <w:rsid w:val="004C77C5"/>
    <w:rsid w:val="004E15BF"/>
    <w:rsid w:val="004E379E"/>
    <w:rsid w:val="004E4314"/>
    <w:rsid w:val="004E757D"/>
    <w:rsid w:val="004E7E99"/>
    <w:rsid w:val="004F69E0"/>
    <w:rsid w:val="00501043"/>
    <w:rsid w:val="005058B5"/>
    <w:rsid w:val="005070D2"/>
    <w:rsid w:val="00507A49"/>
    <w:rsid w:val="005100C0"/>
    <w:rsid w:val="00514A9E"/>
    <w:rsid w:val="005157B6"/>
    <w:rsid w:val="00517507"/>
    <w:rsid w:val="00520B6A"/>
    <w:rsid w:val="00522896"/>
    <w:rsid w:val="00524555"/>
    <w:rsid w:val="00527EC9"/>
    <w:rsid w:val="00537B9E"/>
    <w:rsid w:val="00541C7E"/>
    <w:rsid w:val="0054391A"/>
    <w:rsid w:val="0054399C"/>
    <w:rsid w:val="00544E48"/>
    <w:rsid w:val="00545C7F"/>
    <w:rsid w:val="0054733A"/>
    <w:rsid w:val="00553AA3"/>
    <w:rsid w:val="00556124"/>
    <w:rsid w:val="0057020A"/>
    <w:rsid w:val="00571CAB"/>
    <w:rsid w:val="005725FD"/>
    <w:rsid w:val="00572B65"/>
    <w:rsid w:val="005744BB"/>
    <w:rsid w:val="005819AB"/>
    <w:rsid w:val="00582122"/>
    <w:rsid w:val="00584AA5"/>
    <w:rsid w:val="005852EF"/>
    <w:rsid w:val="00586103"/>
    <w:rsid w:val="0058645B"/>
    <w:rsid w:val="005875B0"/>
    <w:rsid w:val="00592CF6"/>
    <w:rsid w:val="00594FBF"/>
    <w:rsid w:val="00596536"/>
    <w:rsid w:val="00596CA5"/>
    <w:rsid w:val="005A30F8"/>
    <w:rsid w:val="005A455E"/>
    <w:rsid w:val="005A634D"/>
    <w:rsid w:val="005B4D5B"/>
    <w:rsid w:val="005B5E8D"/>
    <w:rsid w:val="005C38CA"/>
    <w:rsid w:val="005C671E"/>
    <w:rsid w:val="005D58CB"/>
    <w:rsid w:val="005D6D9B"/>
    <w:rsid w:val="005D7D18"/>
    <w:rsid w:val="005E2017"/>
    <w:rsid w:val="005E3AE1"/>
    <w:rsid w:val="005F2D41"/>
    <w:rsid w:val="005F4114"/>
    <w:rsid w:val="00600897"/>
    <w:rsid w:val="00605BCB"/>
    <w:rsid w:val="00611845"/>
    <w:rsid w:val="00615D1F"/>
    <w:rsid w:val="00621679"/>
    <w:rsid w:val="00621E72"/>
    <w:rsid w:val="006260D2"/>
    <w:rsid w:val="00627FA3"/>
    <w:rsid w:val="00632F70"/>
    <w:rsid w:val="00637FAD"/>
    <w:rsid w:val="00640898"/>
    <w:rsid w:val="0064762F"/>
    <w:rsid w:val="00652AFC"/>
    <w:rsid w:val="0067181D"/>
    <w:rsid w:val="00671B66"/>
    <w:rsid w:val="006723C6"/>
    <w:rsid w:val="00675DA9"/>
    <w:rsid w:val="00675F8B"/>
    <w:rsid w:val="00680980"/>
    <w:rsid w:val="00680B67"/>
    <w:rsid w:val="00680D16"/>
    <w:rsid w:val="006836BC"/>
    <w:rsid w:val="0068556C"/>
    <w:rsid w:val="0069156A"/>
    <w:rsid w:val="006949C9"/>
    <w:rsid w:val="006A4E1C"/>
    <w:rsid w:val="006A7497"/>
    <w:rsid w:val="006B04E5"/>
    <w:rsid w:val="006B4AAF"/>
    <w:rsid w:val="006C068A"/>
    <w:rsid w:val="006C607C"/>
    <w:rsid w:val="006D06DA"/>
    <w:rsid w:val="006D099D"/>
    <w:rsid w:val="006E229D"/>
    <w:rsid w:val="006E46AC"/>
    <w:rsid w:val="006F0DDC"/>
    <w:rsid w:val="006F1025"/>
    <w:rsid w:val="006F2516"/>
    <w:rsid w:val="006F35C4"/>
    <w:rsid w:val="006F3A01"/>
    <w:rsid w:val="00700629"/>
    <w:rsid w:val="00700953"/>
    <w:rsid w:val="00701AA8"/>
    <w:rsid w:val="0070294C"/>
    <w:rsid w:val="00702DB4"/>
    <w:rsid w:val="007126CE"/>
    <w:rsid w:val="007243EC"/>
    <w:rsid w:val="00727A4E"/>
    <w:rsid w:val="00731B7A"/>
    <w:rsid w:val="00741BA6"/>
    <w:rsid w:val="007436A5"/>
    <w:rsid w:val="00743DF9"/>
    <w:rsid w:val="00746C9B"/>
    <w:rsid w:val="00752E66"/>
    <w:rsid w:val="00753462"/>
    <w:rsid w:val="00753986"/>
    <w:rsid w:val="00761C60"/>
    <w:rsid w:val="00763751"/>
    <w:rsid w:val="0077483D"/>
    <w:rsid w:val="00781B54"/>
    <w:rsid w:val="0079024C"/>
    <w:rsid w:val="0079095C"/>
    <w:rsid w:val="0079261E"/>
    <w:rsid w:val="00794675"/>
    <w:rsid w:val="0079664E"/>
    <w:rsid w:val="007975A3"/>
    <w:rsid w:val="007A27D7"/>
    <w:rsid w:val="007B6F49"/>
    <w:rsid w:val="007C22F4"/>
    <w:rsid w:val="007C598F"/>
    <w:rsid w:val="007C6717"/>
    <w:rsid w:val="007C6755"/>
    <w:rsid w:val="007C721F"/>
    <w:rsid w:val="007C756C"/>
    <w:rsid w:val="007D128F"/>
    <w:rsid w:val="007D50BA"/>
    <w:rsid w:val="007D637F"/>
    <w:rsid w:val="007E05BC"/>
    <w:rsid w:val="007E225C"/>
    <w:rsid w:val="007E52B8"/>
    <w:rsid w:val="007F2080"/>
    <w:rsid w:val="007F7545"/>
    <w:rsid w:val="00802FFD"/>
    <w:rsid w:val="0080402A"/>
    <w:rsid w:val="00811C81"/>
    <w:rsid w:val="00816E54"/>
    <w:rsid w:val="00824C19"/>
    <w:rsid w:val="00831DE6"/>
    <w:rsid w:val="00832145"/>
    <w:rsid w:val="0084394D"/>
    <w:rsid w:val="00845972"/>
    <w:rsid w:val="00851AB9"/>
    <w:rsid w:val="00852B26"/>
    <w:rsid w:val="00853ACD"/>
    <w:rsid w:val="00854359"/>
    <w:rsid w:val="00854604"/>
    <w:rsid w:val="008553A3"/>
    <w:rsid w:val="00862C06"/>
    <w:rsid w:val="00865317"/>
    <w:rsid w:val="0087218E"/>
    <w:rsid w:val="008736C8"/>
    <w:rsid w:val="00874045"/>
    <w:rsid w:val="00877000"/>
    <w:rsid w:val="008803FD"/>
    <w:rsid w:val="00883B69"/>
    <w:rsid w:val="008840DF"/>
    <w:rsid w:val="00884E13"/>
    <w:rsid w:val="00885EBA"/>
    <w:rsid w:val="0089182B"/>
    <w:rsid w:val="00893B87"/>
    <w:rsid w:val="0089683C"/>
    <w:rsid w:val="008A0BFD"/>
    <w:rsid w:val="008A28EF"/>
    <w:rsid w:val="008A4D5C"/>
    <w:rsid w:val="008A4DB2"/>
    <w:rsid w:val="008C2C42"/>
    <w:rsid w:val="008C4FD3"/>
    <w:rsid w:val="008E4354"/>
    <w:rsid w:val="008F1CAE"/>
    <w:rsid w:val="008F3234"/>
    <w:rsid w:val="008F324A"/>
    <w:rsid w:val="008F6A76"/>
    <w:rsid w:val="009019B8"/>
    <w:rsid w:val="00903632"/>
    <w:rsid w:val="009068A6"/>
    <w:rsid w:val="00907266"/>
    <w:rsid w:val="00915F63"/>
    <w:rsid w:val="00916DED"/>
    <w:rsid w:val="009174D7"/>
    <w:rsid w:val="009204E8"/>
    <w:rsid w:val="00922363"/>
    <w:rsid w:val="00926083"/>
    <w:rsid w:val="00926408"/>
    <w:rsid w:val="00926F8A"/>
    <w:rsid w:val="009418FB"/>
    <w:rsid w:val="00942A24"/>
    <w:rsid w:val="00951A8C"/>
    <w:rsid w:val="00960561"/>
    <w:rsid w:val="00962B99"/>
    <w:rsid w:val="00962ED4"/>
    <w:rsid w:val="00971961"/>
    <w:rsid w:val="0097408D"/>
    <w:rsid w:val="00974AA0"/>
    <w:rsid w:val="00975A69"/>
    <w:rsid w:val="00977201"/>
    <w:rsid w:val="00977E86"/>
    <w:rsid w:val="00980017"/>
    <w:rsid w:val="009879C3"/>
    <w:rsid w:val="009931AE"/>
    <w:rsid w:val="00995B1A"/>
    <w:rsid w:val="009A081F"/>
    <w:rsid w:val="009A156D"/>
    <w:rsid w:val="009A3C27"/>
    <w:rsid w:val="009A7C61"/>
    <w:rsid w:val="009C7944"/>
    <w:rsid w:val="009D42EC"/>
    <w:rsid w:val="009D51D6"/>
    <w:rsid w:val="009E0556"/>
    <w:rsid w:val="009E1AB1"/>
    <w:rsid w:val="009F0717"/>
    <w:rsid w:val="009F4576"/>
    <w:rsid w:val="009F68A6"/>
    <w:rsid w:val="009F70B8"/>
    <w:rsid w:val="00A0559F"/>
    <w:rsid w:val="00A11E66"/>
    <w:rsid w:val="00A12FF7"/>
    <w:rsid w:val="00A2728D"/>
    <w:rsid w:val="00A441EF"/>
    <w:rsid w:val="00A44D5F"/>
    <w:rsid w:val="00A450F3"/>
    <w:rsid w:val="00A469E1"/>
    <w:rsid w:val="00A51F2E"/>
    <w:rsid w:val="00A61B9F"/>
    <w:rsid w:val="00A777A9"/>
    <w:rsid w:val="00A80A44"/>
    <w:rsid w:val="00A92941"/>
    <w:rsid w:val="00AA0CF7"/>
    <w:rsid w:val="00AA7F3A"/>
    <w:rsid w:val="00AB1D5C"/>
    <w:rsid w:val="00AC4DAE"/>
    <w:rsid w:val="00AC562D"/>
    <w:rsid w:val="00AC6DE1"/>
    <w:rsid w:val="00AC7803"/>
    <w:rsid w:val="00AD0EF2"/>
    <w:rsid w:val="00AD24A5"/>
    <w:rsid w:val="00AE0410"/>
    <w:rsid w:val="00AE3981"/>
    <w:rsid w:val="00AE616F"/>
    <w:rsid w:val="00AE63F6"/>
    <w:rsid w:val="00AE64CA"/>
    <w:rsid w:val="00AF1DBC"/>
    <w:rsid w:val="00AF31A0"/>
    <w:rsid w:val="00B0252A"/>
    <w:rsid w:val="00B0568D"/>
    <w:rsid w:val="00B1175B"/>
    <w:rsid w:val="00B1579F"/>
    <w:rsid w:val="00B157A8"/>
    <w:rsid w:val="00B20866"/>
    <w:rsid w:val="00B23BAD"/>
    <w:rsid w:val="00B348A7"/>
    <w:rsid w:val="00B365E2"/>
    <w:rsid w:val="00B36789"/>
    <w:rsid w:val="00B37FC4"/>
    <w:rsid w:val="00B41150"/>
    <w:rsid w:val="00B445EF"/>
    <w:rsid w:val="00B460B7"/>
    <w:rsid w:val="00B46869"/>
    <w:rsid w:val="00B615C1"/>
    <w:rsid w:val="00B6716F"/>
    <w:rsid w:val="00B67F32"/>
    <w:rsid w:val="00B75F6E"/>
    <w:rsid w:val="00B81FB1"/>
    <w:rsid w:val="00B85D94"/>
    <w:rsid w:val="00B93A2F"/>
    <w:rsid w:val="00B95C2F"/>
    <w:rsid w:val="00BA4FCC"/>
    <w:rsid w:val="00BA6063"/>
    <w:rsid w:val="00BA6E79"/>
    <w:rsid w:val="00BA786E"/>
    <w:rsid w:val="00BB081E"/>
    <w:rsid w:val="00BB103D"/>
    <w:rsid w:val="00BB4018"/>
    <w:rsid w:val="00BC06B6"/>
    <w:rsid w:val="00BC7513"/>
    <w:rsid w:val="00BD1878"/>
    <w:rsid w:val="00BD5A34"/>
    <w:rsid w:val="00BE16A7"/>
    <w:rsid w:val="00BE18BD"/>
    <w:rsid w:val="00BE3260"/>
    <w:rsid w:val="00BE4374"/>
    <w:rsid w:val="00BE4C69"/>
    <w:rsid w:val="00BE6009"/>
    <w:rsid w:val="00BE7814"/>
    <w:rsid w:val="00BF5AF2"/>
    <w:rsid w:val="00BF6E0C"/>
    <w:rsid w:val="00C03F4F"/>
    <w:rsid w:val="00C05BE5"/>
    <w:rsid w:val="00C065C4"/>
    <w:rsid w:val="00C13ECD"/>
    <w:rsid w:val="00C15793"/>
    <w:rsid w:val="00C159DE"/>
    <w:rsid w:val="00C16648"/>
    <w:rsid w:val="00C2236D"/>
    <w:rsid w:val="00C235AF"/>
    <w:rsid w:val="00C2441D"/>
    <w:rsid w:val="00C30FBA"/>
    <w:rsid w:val="00C32C60"/>
    <w:rsid w:val="00C379A5"/>
    <w:rsid w:val="00C4466A"/>
    <w:rsid w:val="00C506F5"/>
    <w:rsid w:val="00C515F6"/>
    <w:rsid w:val="00C54BF2"/>
    <w:rsid w:val="00C614FA"/>
    <w:rsid w:val="00C63BB3"/>
    <w:rsid w:val="00C63E0A"/>
    <w:rsid w:val="00C67F4B"/>
    <w:rsid w:val="00C71984"/>
    <w:rsid w:val="00C729E7"/>
    <w:rsid w:val="00C76711"/>
    <w:rsid w:val="00C77164"/>
    <w:rsid w:val="00C81AE3"/>
    <w:rsid w:val="00C8270E"/>
    <w:rsid w:val="00C827F2"/>
    <w:rsid w:val="00C86110"/>
    <w:rsid w:val="00C901F2"/>
    <w:rsid w:val="00C91058"/>
    <w:rsid w:val="00C91E26"/>
    <w:rsid w:val="00C93D05"/>
    <w:rsid w:val="00C94DA5"/>
    <w:rsid w:val="00C97846"/>
    <w:rsid w:val="00CA2C3B"/>
    <w:rsid w:val="00CA58E6"/>
    <w:rsid w:val="00CA7C69"/>
    <w:rsid w:val="00CB04B9"/>
    <w:rsid w:val="00CB272B"/>
    <w:rsid w:val="00CB42B0"/>
    <w:rsid w:val="00CB5CCB"/>
    <w:rsid w:val="00CB621A"/>
    <w:rsid w:val="00CC0B37"/>
    <w:rsid w:val="00CC17A7"/>
    <w:rsid w:val="00CC2FB9"/>
    <w:rsid w:val="00CC693C"/>
    <w:rsid w:val="00CC7A36"/>
    <w:rsid w:val="00CE571B"/>
    <w:rsid w:val="00CF718F"/>
    <w:rsid w:val="00D03214"/>
    <w:rsid w:val="00D068A6"/>
    <w:rsid w:val="00D07D81"/>
    <w:rsid w:val="00D14990"/>
    <w:rsid w:val="00D14AA5"/>
    <w:rsid w:val="00D15992"/>
    <w:rsid w:val="00D22D79"/>
    <w:rsid w:val="00D24331"/>
    <w:rsid w:val="00D2783A"/>
    <w:rsid w:val="00D45137"/>
    <w:rsid w:val="00D459B1"/>
    <w:rsid w:val="00D475E3"/>
    <w:rsid w:val="00D56AF1"/>
    <w:rsid w:val="00D57899"/>
    <w:rsid w:val="00D57C1F"/>
    <w:rsid w:val="00D610FE"/>
    <w:rsid w:val="00D632C4"/>
    <w:rsid w:val="00D6587B"/>
    <w:rsid w:val="00D65FA0"/>
    <w:rsid w:val="00D74D49"/>
    <w:rsid w:val="00D7714D"/>
    <w:rsid w:val="00D81A6E"/>
    <w:rsid w:val="00D87E2C"/>
    <w:rsid w:val="00D92F36"/>
    <w:rsid w:val="00DA3F8A"/>
    <w:rsid w:val="00DA429D"/>
    <w:rsid w:val="00DA71D2"/>
    <w:rsid w:val="00DB0B9A"/>
    <w:rsid w:val="00DB19F9"/>
    <w:rsid w:val="00DB4751"/>
    <w:rsid w:val="00DB67E3"/>
    <w:rsid w:val="00DB6962"/>
    <w:rsid w:val="00DC1A46"/>
    <w:rsid w:val="00DD1EF3"/>
    <w:rsid w:val="00DD439B"/>
    <w:rsid w:val="00DD474E"/>
    <w:rsid w:val="00DD5816"/>
    <w:rsid w:val="00DE459F"/>
    <w:rsid w:val="00DE5264"/>
    <w:rsid w:val="00DE5A53"/>
    <w:rsid w:val="00DF0D42"/>
    <w:rsid w:val="00DF1138"/>
    <w:rsid w:val="00E001DE"/>
    <w:rsid w:val="00E00C9A"/>
    <w:rsid w:val="00E0382E"/>
    <w:rsid w:val="00E12A69"/>
    <w:rsid w:val="00E14859"/>
    <w:rsid w:val="00E22042"/>
    <w:rsid w:val="00E22D1D"/>
    <w:rsid w:val="00E22FD8"/>
    <w:rsid w:val="00E232F1"/>
    <w:rsid w:val="00E24882"/>
    <w:rsid w:val="00E42FA1"/>
    <w:rsid w:val="00E53660"/>
    <w:rsid w:val="00E53FB3"/>
    <w:rsid w:val="00E54370"/>
    <w:rsid w:val="00E55A23"/>
    <w:rsid w:val="00E5637E"/>
    <w:rsid w:val="00E56C2A"/>
    <w:rsid w:val="00E57411"/>
    <w:rsid w:val="00E6144D"/>
    <w:rsid w:val="00E6194B"/>
    <w:rsid w:val="00E62C4E"/>
    <w:rsid w:val="00E630DE"/>
    <w:rsid w:val="00E671C3"/>
    <w:rsid w:val="00E7306B"/>
    <w:rsid w:val="00E743C9"/>
    <w:rsid w:val="00E83888"/>
    <w:rsid w:val="00E85AFC"/>
    <w:rsid w:val="00E9773D"/>
    <w:rsid w:val="00EB125A"/>
    <w:rsid w:val="00EB6455"/>
    <w:rsid w:val="00EC0B6A"/>
    <w:rsid w:val="00EC1C58"/>
    <w:rsid w:val="00EC458B"/>
    <w:rsid w:val="00EC6A34"/>
    <w:rsid w:val="00ED3427"/>
    <w:rsid w:val="00ED4C17"/>
    <w:rsid w:val="00ED6C2A"/>
    <w:rsid w:val="00ED7238"/>
    <w:rsid w:val="00EE3711"/>
    <w:rsid w:val="00EE5BDD"/>
    <w:rsid w:val="00EE671A"/>
    <w:rsid w:val="00EE7B77"/>
    <w:rsid w:val="00EF0B3B"/>
    <w:rsid w:val="00EF1CD6"/>
    <w:rsid w:val="00EF2820"/>
    <w:rsid w:val="00EF2DB8"/>
    <w:rsid w:val="00EF7316"/>
    <w:rsid w:val="00EF7967"/>
    <w:rsid w:val="00F0065A"/>
    <w:rsid w:val="00F00938"/>
    <w:rsid w:val="00F110BF"/>
    <w:rsid w:val="00F131CF"/>
    <w:rsid w:val="00F137E6"/>
    <w:rsid w:val="00F14FE4"/>
    <w:rsid w:val="00F22923"/>
    <w:rsid w:val="00F27C24"/>
    <w:rsid w:val="00F32299"/>
    <w:rsid w:val="00F442F1"/>
    <w:rsid w:val="00F45D9E"/>
    <w:rsid w:val="00F45F70"/>
    <w:rsid w:val="00F468AA"/>
    <w:rsid w:val="00F505EC"/>
    <w:rsid w:val="00F54E7A"/>
    <w:rsid w:val="00F55FEB"/>
    <w:rsid w:val="00F56E9E"/>
    <w:rsid w:val="00F62AD2"/>
    <w:rsid w:val="00F639F1"/>
    <w:rsid w:val="00F63C81"/>
    <w:rsid w:val="00F65475"/>
    <w:rsid w:val="00F65796"/>
    <w:rsid w:val="00F73322"/>
    <w:rsid w:val="00F73C28"/>
    <w:rsid w:val="00F747F2"/>
    <w:rsid w:val="00F7697B"/>
    <w:rsid w:val="00F769BE"/>
    <w:rsid w:val="00F825FF"/>
    <w:rsid w:val="00F82AED"/>
    <w:rsid w:val="00F837FB"/>
    <w:rsid w:val="00F84755"/>
    <w:rsid w:val="00F931FF"/>
    <w:rsid w:val="00F96E15"/>
    <w:rsid w:val="00FA2640"/>
    <w:rsid w:val="00FA65A8"/>
    <w:rsid w:val="00FB3EF8"/>
    <w:rsid w:val="00FB61D2"/>
    <w:rsid w:val="00FC15B1"/>
    <w:rsid w:val="00FC4197"/>
    <w:rsid w:val="00FC4E3A"/>
    <w:rsid w:val="00FC746C"/>
    <w:rsid w:val="00FD1F7C"/>
    <w:rsid w:val="00FD2A55"/>
    <w:rsid w:val="00FD365C"/>
    <w:rsid w:val="00FD4995"/>
    <w:rsid w:val="00FD4D61"/>
    <w:rsid w:val="00FD50AF"/>
    <w:rsid w:val="00FE16F2"/>
    <w:rsid w:val="00FF4046"/>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70B8F8C"/>
  <w15:docId w15:val="{5565B0FC-7C28-493F-849B-1D6EADDD7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52C"/>
    <w:pPr>
      <w:spacing w:after="180" w:line="360" w:lineRule="auto"/>
      <w:ind w:firstLine="720"/>
      <w:jc w:val="both"/>
    </w:pPr>
    <w:rPr>
      <w:rFonts w:ascii="Times New Roman" w:hAnsi="Times New Roman"/>
      <w:sz w:val="24"/>
    </w:rPr>
  </w:style>
  <w:style w:type="paragraph" w:styleId="Ttulo1">
    <w:name w:val="heading 1"/>
    <w:basedOn w:val="Normal"/>
    <w:next w:val="Normal"/>
    <w:link w:val="Ttulo1Char"/>
    <w:uiPriority w:val="9"/>
    <w:qFormat/>
    <w:rsid w:val="00851AB9"/>
    <w:pPr>
      <w:keepNext/>
      <w:keepLines/>
      <w:spacing w:before="240" w:after="0"/>
      <w:jc w:val="center"/>
      <w:outlineLvl w:val="0"/>
    </w:pPr>
    <w:rPr>
      <w:rFonts w:eastAsiaTheme="majorEastAsia" w:cstheme="majorBidi"/>
      <w:b/>
      <w:smallCaps/>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F27C2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27C24"/>
  </w:style>
  <w:style w:type="paragraph" w:styleId="Rodap">
    <w:name w:val="footer"/>
    <w:basedOn w:val="Normal"/>
    <w:link w:val="RodapChar"/>
    <w:uiPriority w:val="99"/>
    <w:unhideWhenUsed/>
    <w:rsid w:val="00F27C24"/>
    <w:pPr>
      <w:tabs>
        <w:tab w:val="center" w:pos="4252"/>
        <w:tab w:val="right" w:pos="8504"/>
      </w:tabs>
      <w:spacing w:after="0" w:line="240" w:lineRule="auto"/>
    </w:pPr>
  </w:style>
  <w:style w:type="character" w:customStyle="1" w:styleId="RodapChar">
    <w:name w:val="Rodapé Char"/>
    <w:basedOn w:val="Fontepargpadro"/>
    <w:link w:val="Rodap"/>
    <w:uiPriority w:val="99"/>
    <w:rsid w:val="00F27C24"/>
  </w:style>
  <w:style w:type="paragraph" w:styleId="Corpodetexto3">
    <w:name w:val="Body Text 3"/>
    <w:basedOn w:val="Normal"/>
    <w:link w:val="Corpodetexto3Char"/>
    <w:rsid w:val="005819AB"/>
    <w:pPr>
      <w:spacing w:after="0" w:line="240" w:lineRule="auto"/>
      <w:jc w:val="center"/>
    </w:pPr>
    <w:rPr>
      <w:rFonts w:eastAsia="Times New Roman" w:cs="Times New Roman"/>
      <w:b/>
      <w:sz w:val="28"/>
      <w:szCs w:val="24"/>
    </w:rPr>
  </w:style>
  <w:style w:type="character" w:customStyle="1" w:styleId="Corpodetexto3Char">
    <w:name w:val="Corpo de texto 3 Char"/>
    <w:basedOn w:val="Fontepargpadro"/>
    <w:link w:val="Corpodetexto3"/>
    <w:rsid w:val="005819AB"/>
    <w:rPr>
      <w:rFonts w:ascii="Times New Roman" w:eastAsia="Times New Roman" w:hAnsi="Times New Roman" w:cs="Times New Roman"/>
      <w:b/>
      <w:sz w:val="28"/>
      <w:szCs w:val="24"/>
    </w:rPr>
  </w:style>
  <w:style w:type="paragraph" w:styleId="PargrafodaLista">
    <w:name w:val="List Paragraph"/>
    <w:basedOn w:val="Normal"/>
    <w:link w:val="PargrafodaListaChar"/>
    <w:uiPriority w:val="34"/>
    <w:qFormat/>
    <w:rsid w:val="00BA786E"/>
    <w:pPr>
      <w:spacing w:after="0"/>
      <w:ind w:firstLine="709"/>
    </w:pPr>
    <w:rPr>
      <w:rFonts w:eastAsia="Calibri" w:cs="Times New Roman"/>
      <w:szCs w:val="20"/>
      <w:lang w:eastAsia="pt-BR"/>
    </w:rPr>
  </w:style>
  <w:style w:type="character" w:styleId="Hyperlink">
    <w:name w:val="Hyperlink"/>
    <w:basedOn w:val="Fontepargpadro"/>
    <w:uiPriority w:val="99"/>
    <w:unhideWhenUsed/>
    <w:rsid w:val="00F639F1"/>
    <w:rPr>
      <w:color w:val="0563C1" w:themeColor="hyperlink"/>
      <w:u w:val="single"/>
    </w:rPr>
  </w:style>
  <w:style w:type="paragraph" w:styleId="Textodebalo">
    <w:name w:val="Balloon Text"/>
    <w:basedOn w:val="Normal"/>
    <w:link w:val="TextodebaloChar"/>
    <w:uiPriority w:val="99"/>
    <w:unhideWhenUsed/>
    <w:rsid w:val="00F639F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rsid w:val="00F639F1"/>
    <w:rPr>
      <w:rFonts w:ascii="Tahoma" w:hAnsi="Tahoma" w:cs="Tahoma"/>
      <w:sz w:val="16"/>
      <w:szCs w:val="16"/>
    </w:rPr>
  </w:style>
  <w:style w:type="character" w:styleId="HiperlinkVisitado">
    <w:name w:val="FollowedHyperlink"/>
    <w:basedOn w:val="Fontepargpadro"/>
    <w:uiPriority w:val="99"/>
    <w:semiHidden/>
    <w:unhideWhenUsed/>
    <w:rsid w:val="009A7C61"/>
    <w:rPr>
      <w:color w:val="954F72" w:themeColor="followedHyperlink"/>
      <w:u w:val="single"/>
    </w:rPr>
  </w:style>
  <w:style w:type="character" w:customStyle="1" w:styleId="Ttulo1Char">
    <w:name w:val="Título 1 Char"/>
    <w:basedOn w:val="Fontepargpadro"/>
    <w:link w:val="Ttulo1"/>
    <w:uiPriority w:val="9"/>
    <w:rsid w:val="00851AB9"/>
    <w:rPr>
      <w:rFonts w:ascii="Times New Roman" w:eastAsiaTheme="majorEastAsia" w:hAnsi="Times New Roman" w:cstheme="majorBidi"/>
      <w:b/>
      <w:smallCaps/>
      <w:sz w:val="24"/>
      <w:szCs w:val="32"/>
    </w:rPr>
  </w:style>
  <w:style w:type="character" w:styleId="MenoPendente">
    <w:name w:val="Unresolved Mention"/>
    <w:basedOn w:val="Fontepargpadro"/>
    <w:uiPriority w:val="99"/>
    <w:semiHidden/>
    <w:unhideWhenUsed/>
    <w:rsid w:val="00851AB9"/>
    <w:rPr>
      <w:color w:val="605E5C"/>
      <w:shd w:val="clear" w:color="auto" w:fill="E1DFDD"/>
    </w:rPr>
  </w:style>
  <w:style w:type="character" w:styleId="Refdecomentrio">
    <w:name w:val="annotation reference"/>
    <w:basedOn w:val="Fontepargpadro"/>
    <w:uiPriority w:val="99"/>
    <w:semiHidden/>
    <w:unhideWhenUsed/>
    <w:rsid w:val="00F468AA"/>
    <w:rPr>
      <w:sz w:val="16"/>
      <w:szCs w:val="16"/>
    </w:rPr>
  </w:style>
  <w:style w:type="paragraph" w:styleId="Textodecomentrio">
    <w:name w:val="annotation text"/>
    <w:basedOn w:val="Normal"/>
    <w:link w:val="TextodecomentrioChar"/>
    <w:uiPriority w:val="99"/>
    <w:semiHidden/>
    <w:unhideWhenUsed/>
    <w:rsid w:val="00F468A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F468AA"/>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F468AA"/>
    <w:rPr>
      <w:b/>
      <w:bCs/>
    </w:rPr>
  </w:style>
  <w:style w:type="character" w:customStyle="1" w:styleId="AssuntodocomentrioChar">
    <w:name w:val="Assunto do comentário Char"/>
    <w:basedOn w:val="TextodecomentrioChar"/>
    <w:link w:val="Assuntodocomentrio"/>
    <w:uiPriority w:val="99"/>
    <w:semiHidden/>
    <w:rsid w:val="00F468AA"/>
    <w:rPr>
      <w:rFonts w:ascii="Times New Roman" w:hAnsi="Times New Roman"/>
      <w:b/>
      <w:bCs/>
      <w:sz w:val="20"/>
      <w:szCs w:val="20"/>
    </w:rPr>
  </w:style>
  <w:style w:type="character" w:customStyle="1" w:styleId="PargrafodaListaChar">
    <w:name w:val="Parágrafo da Lista Char"/>
    <w:basedOn w:val="Fontepargpadro"/>
    <w:link w:val="PargrafodaLista"/>
    <w:uiPriority w:val="34"/>
    <w:rsid w:val="002478B8"/>
    <w:rPr>
      <w:rFonts w:ascii="Times New Roman" w:eastAsia="Calibri" w:hAnsi="Times New Roman" w:cs="Times New Roman"/>
      <w:sz w:val="24"/>
      <w:szCs w:val="20"/>
      <w:lang w:eastAsia="pt-BR"/>
    </w:rPr>
  </w:style>
  <w:style w:type="character" w:styleId="TextodoEspaoReservado">
    <w:name w:val="Placeholder Text"/>
    <w:basedOn w:val="Fontepargpadro"/>
    <w:uiPriority w:val="99"/>
    <w:semiHidden/>
    <w:rsid w:val="004A0721"/>
    <w:rPr>
      <w:color w:val="808080"/>
    </w:rPr>
  </w:style>
  <w:style w:type="paragraph" w:styleId="Bibliografia">
    <w:name w:val="Bibliography"/>
    <w:basedOn w:val="Normal"/>
    <w:next w:val="Normal"/>
    <w:uiPriority w:val="37"/>
    <w:unhideWhenUsed/>
    <w:rsid w:val="00E6194B"/>
  </w:style>
  <w:style w:type="paragraph" w:styleId="Legenda">
    <w:name w:val="caption"/>
    <w:basedOn w:val="Normal"/>
    <w:next w:val="Normal"/>
    <w:unhideWhenUsed/>
    <w:qFormat/>
    <w:rsid w:val="009A156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751179">
      <w:bodyDiv w:val="1"/>
      <w:marLeft w:val="0"/>
      <w:marRight w:val="0"/>
      <w:marTop w:val="0"/>
      <w:marBottom w:val="0"/>
      <w:divBdr>
        <w:top w:val="none" w:sz="0" w:space="0" w:color="auto"/>
        <w:left w:val="none" w:sz="0" w:space="0" w:color="auto"/>
        <w:bottom w:val="none" w:sz="0" w:space="0" w:color="auto"/>
        <w:right w:val="none" w:sz="0" w:space="0" w:color="auto"/>
      </w:divBdr>
    </w:div>
    <w:div w:id="86660428">
      <w:bodyDiv w:val="1"/>
      <w:marLeft w:val="0"/>
      <w:marRight w:val="0"/>
      <w:marTop w:val="0"/>
      <w:marBottom w:val="0"/>
      <w:divBdr>
        <w:top w:val="none" w:sz="0" w:space="0" w:color="auto"/>
        <w:left w:val="none" w:sz="0" w:space="0" w:color="auto"/>
        <w:bottom w:val="none" w:sz="0" w:space="0" w:color="auto"/>
        <w:right w:val="none" w:sz="0" w:space="0" w:color="auto"/>
      </w:divBdr>
    </w:div>
    <w:div w:id="122431580">
      <w:bodyDiv w:val="1"/>
      <w:marLeft w:val="0"/>
      <w:marRight w:val="0"/>
      <w:marTop w:val="0"/>
      <w:marBottom w:val="0"/>
      <w:divBdr>
        <w:top w:val="none" w:sz="0" w:space="0" w:color="auto"/>
        <w:left w:val="none" w:sz="0" w:space="0" w:color="auto"/>
        <w:bottom w:val="none" w:sz="0" w:space="0" w:color="auto"/>
        <w:right w:val="none" w:sz="0" w:space="0" w:color="auto"/>
      </w:divBdr>
    </w:div>
    <w:div w:id="144858962">
      <w:bodyDiv w:val="1"/>
      <w:marLeft w:val="0"/>
      <w:marRight w:val="0"/>
      <w:marTop w:val="0"/>
      <w:marBottom w:val="0"/>
      <w:divBdr>
        <w:top w:val="none" w:sz="0" w:space="0" w:color="auto"/>
        <w:left w:val="none" w:sz="0" w:space="0" w:color="auto"/>
        <w:bottom w:val="none" w:sz="0" w:space="0" w:color="auto"/>
        <w:right w:val="none" w:sz="0" w:space="0" w:color="auto"/>
      </w:divBdr>
    </w:div>
    <w:div w:id="154155331">
      <w:bodyDiv w:val="1"/>
      <w:marLeft w:val="0"/>
      <w:marRight w:val="0"/>
      <w:marTop w:val="0"/>
      <w:marBottom w:val="0"/>
      <w:divBdr>
        <w:top w:val="none" w:sz="0" w:space="0" w:color="auto"/>
        <w:left w:val="none" w:sz="0" w:space="0" w:color="auto"/>
        <w:bottom w:val="none" w:sz="0" w:space="0" w:color="auto"/>
        <w:right w:val="none" w:sz="0" w:space="0" w:color="auto"/>
      </w:divBdr>
    </w:div>
    <w:div w:id="201333740">
      <w:bodyDiv w:val="1"/>
      <w:marLeft w:val="0"/>
      <w:marRight w:val="0"/>
      <w:marTop w:val="0"/>
      <w:marBottom w:val="0"/>
      <w:divBdr>
        <w:top w:val="none" w:sz="0" w:space="0" w:color="auto"/>
        <w:left w:val="none" w:sz="0" w:space="0" w:color="auto"/>
        <w:bottom w:val="none" w:sz="0" w:space="0" w:color="auto"/>
        <w:right w:val="none" w:sz="0" w:space="0" w:color="auto"/>
      </w:divBdr>
    </w:div>
    <w:div w:id="373968432">
      <w:bodyDiv w:val="1"/>
      <w:marLeft w:val="0"/>
      <w:marRight w:val="0"/>
      <w:marTop w:val="0"/>
      <w:marBottom w:val="0"/>
      <w:divBdr>
        <w:top w:val="none" w:sz="0" w:space="0" w:color="auto"/>
        <w:left w:val="none" w:sz="0" w:space="0" w:color="auto"/>
        <w:bottom w:val="none" w:sz="0" w:space="0" w:color="auto"/>
        <w:right w:val="none" w:sz="0" w:space="0" w:color="auto"/>
      </w:divBdr>
    </w:div>
    <w:div w:id="534318494">
      <w:bodyDiv w:val="1"/>
      <w:marLeft w:val="0"/>
      <w:marRight w:val="0"/>
      <w:marTop w:val="0"/>
      <w:marBottom w:val="0"/>
      <w:divBdr>
        <w:top w:val="none" w:sz="0" w:space="0" w:color="auto"/>
        <w:left w:val="none" w:sz="0" w:space="0" w:color="auto"/>
        <w:bottom w:val="none" w:sz="0" w:space="0" w:color="auto"/>
        <w:right w:val="none" w:sz="0" w:space="0" w:color="auto"/>
      </w:divBdr>
    </w:div>
    <w:div w:id="596790254">
      <w:bodyDiv w:val="1"/>
      <w:marLeft w:val="0"/>
      <w:marRight w:val="0"/>
      <w:marTop w:val="0"/>
      <w:marBottom w:val="0"/>
      <w:divBdr>
        <w:top w:val="none" w:sz="0" w:space="0" w:color="auto"/>
        <w:left w:val="none" w:sz="0" w:space="0" w:color="auto"/>
        <w:bottom w:val="none" w:sz="0" w:space="0" w:color="auto"/>
        <w:right w:val="none" w:sz="0" w:space="0" w:color="auto"/>
      </w:divBdr>
    </w:div>
    <w:div w:id="620847672">
      <w:bodyDiv w:val="1"/>
      <w:marLeft w:val="0"/>
      <w:marRight w:val="0"/>
      <w:marTop w:val="0"/>
      <w:marBottom w:val="0"/>
      <w:divBdr>
        <w:top w:val="none" w:sz="0" w:space="0" w:color="auto"/>
        <w:left w:val="none" w:sz="0" w:space="0" w:color="auto"/>
        <w:bottom w:val="none" w:sz="0" w:space="0" w:color="auto"/>
        <w:right w:val="none" w:sz="0" w:space="0" w:color="auto"/>
      </w:divBdr>
    </w:div>
    <w:div w:id="651064794">
      <w:bodyDiv w:val="1"/>
      <w:marLeft w:val="0"/>
      <w:marRight w:val="0"/>
      <w:marTop w:val="0"/>
      <w:marBottom w:val="0"/>
      <w:divBdr>
        <w:top w:val="none" w:sz="0" w:space="0" w:color="auto"/>
        <w:left w:val="none" w:sz="0" w:space="0" w:color="auto"/>
        <w:bottom w:val="none" w:sz="0" w:space="0" w:color="auto"/>
        <w:right w:val="none" w:sz="0" w:space="0" w:color="auto"/>
      </w:divBdr>
    </w:div>
    <w:div w:id="765922335">
      <w:bodyDiv w:val="1"/>
      <w:marLeft w:val="0"/>
      <w:marRight w:val="0"/>
      <w:marTop w:val="0"/>
      <w:marBottom w:val="0"/>
      <w:divBdr>
        <w:top w:val="none" w:sz="0" w:space="0" w:color="auto"/>
        <w:left w:val="none" w:sz="0" w:space="0" w:color="auto"/>
        <w:bottom w:val="none" w:sz="0" w:space="0" w:color="auto"/>
        <w:right w:val="none" w:sz="0" w:space="0" w:color="auto"/>
      </w:divBdr>
    </w:div>
    <w:div w:id="844513878">
      <w:bodyDiv w:val="1"/>
      <w:marLeft w:val="0"/>
      <w:marRight w:val="0"/>
      <w:marTop w:val="0"/>
      <w:marBottom w:val="0"/>
      <w:divBdr>
        <w:top w:val="none" w:sz="0" w:space="0" w:color="auto"/>
        <w:left w:val="none" w:sz="0" w:space="0" w:color="auto"/>
        <w:bottom w:val="none" w:sz="0" w:space="0" w:color="auto"/>
        <w:right w:val="none" w:sz="0" w:space="0" w:color="auto"/>
      </w:divBdr>
    </w:div>
    <w:div w:id="922226355">
      <w:bodyDiv w:val="1"/>
      <w:marLeft w:val="0"/>
      <w:marRight w:val="0"/>
      <w:marTop w:val="0"/>
      <w:marBottom w:val="0"/>
      <w:divBdr>
        <w:top w:val="none" w:sz="0" w:space="0" w:color="auto"/>
        <w:left w:val="none" w:sz="0" w:space="0" w:color="auto"/>
        <w:bottom w:val="none" w:sz="0" w:space="0" w:color="auto"/>
        <w:right w:val="none" w:sz="0" w:space="0" w:color="auto"/>
      </w:divBdr>
    </w:div>
    <w:div w:id="959071346">
      <w:bodyDiv w:val="1"/>
      <w:marLeft w:val="0"/>
      <w:marRight w:val="0"/>
      <w:marTop w:val="0"/>
      <w:marBottom w:val="0"/>
      <w:divBdr>
        <w:top w:val="none" w:sz="0" w:space="0" w:color="auto"/>
        <w:left w:val="none" w:sz="0" w:space="0" w:color="auto"/>
        <w:bottom w:val="none" w:sz="0" w:space="0" w:color="auto"/>
        <w:right w:val="none" w:sz="0" w:space="0" w:color="auto"/>
      </w:divBdr>
    </w:div>
    <w:div w:id="1168523638">
      <w:bodyDiv w:val="1"/>
      <w:marLeft w:val="0"/>
      <w:marRight w:val="0"/>
      <w:marTop w:val="0"/>
      <w:marBottom w:val="0"/>
      <w:divBdr>
        <w:top w:val="none" w:sz="0" w:space="0" w:color="auto"/>
        <w:left w:val="none" w:sz="0" w:space="0" w:color="auto"/>
        <w:bottom w:val="none" w:sz="0" w:space="0" w:color="auto"/>
        <w:right w:val="none" w:sz="0" w:space="0" w:color="auto"/>
      </w:divBdr>
    </w:div>
    <w:div w:id="1180972407">
      <w:bodyDiv w:val="1"/>
      <w:marLeft w:val="0"/>
      <w:marRight w:val="0"/>
      <w:marTop w:val="0"/>
      <w:marBottom w:val="0"/>
      <w:divBdr>
        <w:top w:val="none" w:sz="0" w:space="0" w:color="auto"/>
        <w:left w:val="none" w:sz="0" w:space="0" w:color="auto"/>
        <w:bottom w:val="none" w:sz="0" w:space="0" w:color="auto"/>
        <w:right w:val="none" w:sz="0" w:space="0" w:color="auto"/>
      </w:divBdr>
    </w:div>
    <w:div w:id="1229416693">
      <w:bodyDiv w:val="1"/>
      <w:marLeft w:val="0"/>
      <w:marRight w:val="0"/>
      <w:marTop w:val="0"/>
      <w:marBottom w:val="0"/>
      <w:divBdr>
        <w:top w:val="none" w:sz="0" w:space="0" w:color="auto"/>
        <w:left w:val="none" w:sz="0" w:space="0" w:color="auto"/>
        <w:bottom w:val="none" w:sz="0" w:space="0" w:color="auto"/>
        <w:right w:val="none" w:sz="0" w:space="0" w:color="auto"/>
      </w:divBdr>
    </w:div>
    <w:div w:id="1249123278">
      <w:bodyDiv w:val="1"/>
      <w:marLeft w:val="0"/>
      <w:marRight w:val="0"/>
      <w:marTop w:val="0"/>
      <w:marBottom w:val="0"/>
      <w:divBdr>
        <w:top w:val="none" w:sz="0" w:space="0" w:color="auto"/>
        <w:left w:val="none" w:sz="0" w:space="0" w:color="auto"/>
        <w:bottom w:val="none" w:sz="0" w:space="0" w:color="auto"/>
        <w:right w:val="none" w:sz="0" w:space="0" w:color="auto"/>
      </w:divBdr>
    </w:div>
    <w:div w:id="1290744509">
      <w:bodyDiv w:val="1"/>
      <w:marLeft w:val="0"/>
      <w:marRight w:val="0"/>
      <w:marTop w:val="0"/>
      <w:marBottom w:val="0"/>
      <w:divBdr>
        <w:top w:val="none" w:sz="0" w:space="0" w:color="auto"/>
        <w:left w:val="none" w:sz="0" w:space="0" w:color="auto"/>
        <w:bottom w:val="none" w:sz="0" w:space="0" w:color="auto"/>
        <w:right w:val="none" w:sz="0" w:space="0" w:color="auto"/>
      </w:divBdr>
    </w:div>
    <w:div w:id="1686442095">
      <w:bodyDiv w:val="1"/>
      <w:marLeft w:val="0"/>
      <w:marRight w:val="0"/>
      <w:marTop w:val="0"/>
      <w:marBottom w:val="0"/>
      <w:divBdr>
        <w:top w:val="none" w:sz="0" w:space="0" w:color="auto"/>
        <w:left w:val="none" w:sz="0" w:space="0" w:color="auto"/>
        <w:bottom w:val="none" w:sz="0" w:space="0" w:color="auto"/>
        <w:right w:val="none" w:sz="0" w:space="0" w:color="auto"/>
      </w:divBdr>
    </w:div>
    <w:div w:id="1717007249">
      <w:bodyDiv w:val="1"/>
      <w:marLeft w:val="0"/>
      <w:marRight w:val="0"/>
      <w:marTop w:val="0"/>
      <w:marBottom w:val="0"/>
      <w:divBdr>
        <w:top w:val="none" w:sz="0" w:space="0" w:color="auto"/>
        <w:left w:val="none" w:sz="0" w:space="0" w:color="auto"/>
        <w:bottom w:val="none" w:sz="0" w:space="0" w:color="auto"/>
        <w:right w:val="none" w:sz="0" w:space="0" w:color="auto"/>
      </w:divBdr>
    </w:div>
    <w:div w:id="1938099289">
      <w:bodyDiv w:val="1"/>
      <w:marLeft w:val="0"/>
      <w:marRight w:val="0"/>
      <w:marTop w:val="0"/>
      <w:marBottom w:val="0"/>
      <w:divBdr>
        <w:top w:val="none" w:sz="0" w:space="0" w:color="auto"/>
        <w:left w:val="none" w:sz="0" w:space="0" w:color="auto"/>
        <w:bottom w:val="none" w:sz="0" w:space="0" w:color="auto"/>
        <w:right w:val="none" w:sz="0" w:space="0" w:color="auto"/>
      </w:divBdr>
    </w:div>
    <w:div w:id="1952853404">
      <w:bodyDiv w:val="1"/>
      <w:marLeft w:val="0"/>
      <w:marRight w:val="0"/>
      <w:marTop w:val="0"/>
      <w:marBottom w:val="0"/>
      <w:divBdr>
        <w:top w:val="none" w:sz="0" w:space="0" w:color="auto"/>
        <w:left w:val="none" w:sz="0" w:space="0" w:color="auto"/>
        <w:bottom w:val="none" w:sz="0" w:space="0" w:color="auto"/>
        <w:right w:val="none" w:sz="0" w:space="0" w:color="auto"/>
      </w:divBdr>
    </w:div>
    <w:div w:id="2047680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sv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1.emf"/><Relationship Id="rId7" Type="http://schemas.openxmlformats.org/officeDocument/2006/relationships/comments" Target="comment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sv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package" Target="embeddings/Microsoft_Visio_Drawing.vsdx"/><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Jer19</b:Tag>
    <b:SourceType>Book</b:SourceType>
    <b:Guid>{31C40767-65EF-4EA9-8F38-F1A88C23B178}</b:Guid>
    <b:Author>
      <b:Author>
        <b:NameList>
          <b:Person>
            <b:Last>Jerome Nilmeier</b:Last>
            <b:First>PhD</b:First>
          </b:Person>
        </b:NameList>
      </b:Author>
    </b:Author>
    <b:Title>Data Science and Engineering at Enterprise Scale</b:Title>
    <b:Year>2019</b:Year>
    <b:Publisher>IBM / O’Reilly Media</b:Publisher>
    <b:RefOrder>2</b:RefOrder>
  </b:Source>
  <b:Source>
    <b:Tag>Ian16</b:Tag>
    <b:SourceType>InternetSite</b:SourceType>
    <b:Guid>{11BBA17C-94C3-4C96-BFB6-6ED36CE9C885}</b:Guid>
    <b:Author>
      <b:Author>
        <b:NameList>
          <b:Person>
            <b:Last>Ian Goodfellow</b:Last>
            <b:First>Yoshua</b:First>
            <b:Middle>Bengio, Aaron Courville</b:Middle>
          </b:Person>
        </b:NameList>
      </b:Author>
    </b:Author>
    <b:Title>Deep Learning</b:Title>
    <b:Year>2016</b:Year>
    <b:InternetSiteTitle>Deep Learning</b:InternetSiteTitle>
    <b:URL>http://www.deeplearningbook.org</b:URL>
    <b:RefOrder>3</b:RefOrder>
  </b:Source>
  <b:Source>
    <b:Tag>Kar18</b:Tag>
    <b:SourceType>InternetSite</b:SourceType>
    <b:Guid>{3CADA4BA-13A5-4060-B153-5E3689778256}</b:Guid>
    <b:Author>
      <b:Author>
        <b:NameList>
          <b:Person>
            <b:Last>Hao</b:Last>
            <b:First>Karen</b:First>
          </b:Person>
        </b:NameList>
      </b:Author>
    </b:Author>
    <b:Title>What is machine learning?</b:Title>
    <b:InternetSiteTitle>MIT Technology Review</b:InternetSiteTitle>
    <b:Year>2018</b:Year>
    <b:Month>11</b:Month>
    <b:Day>17</b:Day>
    <b:URL>https://www.technologyreview.com/2018/11/17/103781/what-is-machine-learning-we-drew-you-another-flowchart/</b:URL>
    <b:RefOrder>4</b:RefOrder>
  </b:Source>
  <b:Source>
    <b:Tag>Jam17</b:Tag>
    <b:SourceType>InternetSite</b:SourceType>
    <b:Guid>{EB391B98-A964-408F-B939-84B172A4612D}</b:Guid>
    <b:Author>
      <b:Author>
        <b:NameList>
          <b:Person>
            <b:Last>Somers</b:Last>
            <b:First>James</b:First>
          </b:Person>
        </b:NameList>
      </b:Author>
    </b:Author>
    <b:Title>Is AI Riding a One-Trick Pony?</b:Title>
    <b:InternetSiteTitle>MIT Tecnology Review</b:InternetSiteTitle>
    <b:Year>2017</b:Year>
    <b:Month>9</b:Month>
    <b:Day>29</b:Day>
    <b:URL>https://www.technologyreview.com/2017/09/29/67852/is-ai-riding-a-one-trick-pony/</b:URL>
    <b:RefOrder>5</b:RefOrder>
  </b:Source>
  <b:Source>
    <b:Tag>Bur19</b:Tag>
    <b:SourceType>Book</b:SourceType>
    <b:Guid>{3807DA83-AE71-4D75-9668-D119223BBDD8}</b:Guid>
    <b:Author>
      <b:Author>
        <b:NameList>
          <b:Person>
            <b:Last>Burkiv</b:Last>
            <b:First>Andiy</b:First>
          </b:Person>
        </b:NameList>
      </b:Author>
    </b:Author>
    <b:Title>The Hundred-Page Machine Learning Book</b:Title>
    <b:Year>2019</b:Year>
    <b:Publisher>Burkiv, Andiy</b:Publisher>
    <b:RefOrder>6</b:RefOrder>
  </b:Source>
  <b:Source>
    <b:Tag>Jon20</b:Tag>
    <b:SourceType>Book</b:SourceType>
    <b:Guid>{05E03513-B57C-4759-83CC-476F4CFCDA98}</b:Guid>
    <b:Author>
      <b:Author>
        <b:NameList>
          <b:Person>
            <b:Last>Krohn</b:Last>
            <b:First>Jon</b:First>
          </b:Person>
        </b:NameList>
      </b:Author>
    </b:Author>
    <b:Title>Deep Learning Illustrated</b:Title>
    <b:Year>2020</b:Year>
    <b:Publisher> Pearson Education</b:Publisher>
    <b:RefOrder>7</b:RefOrder>
  </b:Source>
  <b:Source>
    <b:Tag>Stu16</b:Tag>
    <b:SourceType>Book</b:SourceType>
    <b:Guid>{02DD4E13-6A48-4C2C-AA70-A17715CA8770}</b:Guid>
    <b:Author>
      <b:Author>
        <b:NameList>
          <b:Person>
            <b:Last>Stuart Russell</b:Last>
            <b:First>Peter</b:First>
            <b:Middle>Norvig</b:Middle>
          </b:Person>
        </b:NameList>
      </b:Author>
    </b:Author>
    <b:Title>Artificial Inteligence - A Modern Approach</b:Title>
    <b:Year>2016</b:Year>
    <b:Publisher>Pearson Education</b:Publisher>
    <b:RefOrder>8</b:RefOrder>
  </b:Source>
  <b:Source>
    <b:Tag>Ter18</b:Tag>
    <b:SourceType>Book</b:SourceType>
    <b:Guid>{9EBDDF81-EE9F-4680-BA59-2D93B3526B26}</b:Guid>
    <b:Author>
      <b:Author>
        <b:NameList>
          <b:Person>
            <b:Last>Sejnowski</b:Last>
            <b:First>Terrence</b:First>
            <b:Middle>J.</b:Middle>
          </b:Person>
        </b:NameList>
      </b:Author>
    </b:Author>
    <b:Title>The Deep Learning Revolution</b:Title>
    <b:Year>2018</b:Year>
    <b:Publisher>MIT Press</b:Publisher>
    <b:RefOrder>9</b:RefOrder>
  </b:Source>
  <b:Source>
    <b:Tag>Tom19</b:Tag>
    <b:SourceType>Book</b:SourceType>
    <b:Guid>{25381038-AA4D-46B5-A475-B52098D97F88}</b:Guid>
    <b:Author>
      <b:Author>
        <b:NameList>
          <b:Person>
            <b:Last>Taulli</b:Last>
            <b:First>Tom</b:First>
          </b:Person>
        </b:NameList>
      </b:Author>
    </b:Author>
    <b:Title>Artificial Intelligence Basics: A Non-Technical Introduction</b:Title>
    <b:Year>2019</b:Year>
    <b:Publisher>Apress</b:Publisher>
    <b:RefOrder>10</b:RefOrder>
  </b:Source>
  <b:Source>
    <b:Tag>Sim18</b:Tag>
    <b:SourceType>Book</b:SourceType>
    <b:Guid>{ABD5FC91-8F4B-42E8-81A1-1B97FE1CEE0C}</b:Guid>
    <b:Author>
      <b:Author>
        <b:NameList>
          <b:Person>
            <b:Last>Grunspan</b:Last>
            <b:First>Simson</b:First>
            <b:Middle>L. Garfinkel &amp; Rachel H.</b:Middle>
          </b:Person>
        </b:NameList>
      </b:Author>
    </b:Author>
    <b:Title>The Computer Book: From the Abacus to Artificial Intelligence</b:Title>
    <b:Year>2018</b:Year>
    <b:Publisher>Sterling</b:Publisher>
    <b:RefOrder>1</b:RefOrder>
  </b:Source>
  <b:Source>
    <b:Tag>Cha04</b:Tag>
    <b:SourceType>Book</b:SourceType>
    <b:Guid>{9BCA1FE5-8643-40A5-846C-653E788C6623}</b:Guid>
    <b:Author>
      <b:Author>
        <b:NameList>
          <b:Person>
            <b:Last>Martin</b:Last>
            <b:First>Charles</b:First>
          </b:Person>
        </b:NameList>
      </b:Author>
    </b:Author>
    <b:Title>Ovid Metamorfoses Kindle Edition</b:Title>
    <b:Year>2004</b:Year>
    <b:Publisher>W. W. Norton &amp; Company</b:Publisher>
    <b:RefOrder>11</b:RefOrder>
  </b:Source>
  <b:Source>
    <b:Tag>Edw06</b:Tag>
    <b:SourceType>Book</b:SourceType>
    <b:Guid>{9141A8F4-7B9C-4818-8F5C-CC9A6DBFDD48}</b:Guid>
    <b:Author>
      <b:Author>
        <b:NameList>
          <b:Person>
            <b:Last>Edward Bispham</b:Last>
            <b:First>Thomas</b:First>
            <b:Middle>Harrison e Brian A. Sparkes</b:Middle>
          </b:Person>
        </b:NameList>
      </b:Author>
    </b:Author>
    <b:Title>The Edinburgh Companion to Ancient Greece and Rome</b:Title>
    <b:Year>2006</b:Year>
    <b:Publisher>Edinburgh University Press</b:Publisher>
    <b:RefOrder>12</b:RefOrder>
  </b:Source>
  <b:Source>
    <b:Tag>Sar18</b:Tag>
    <b:SourceType>Book</b:SourceType>
    <b:Guid>{83B6E1FA-FE56-47D9-97E0-E9DD20DE5A02}</b:Guid>
    <b:Author>
      <b:Author>
        <b:NameList>
          <b:Person>
            <b:Last>Sarah B. Pomeroy</b:Last>
            <b:First>Stanley</b:First>
            <b:Middle>M. Burstein, Walter Donlan, J ennifer Tolbert Roberts, David W . Tandy e Georgia Tsouvala</b:Middle>
          </b:Person>
        </b:NameList>
      </b:Author>
    </b:Author>
    <b:Title>Ancient Greece - A Political, Social, And Cultural History</b:Title>
    <b:Year>2018</b:Year>
    <b:Publisher>Oxford University Press</b:Publisher>
    <b:RefOrder>13</b:RefOrder>
  </b:Source>
  <b:Source>
    <b:Tag>Mar20</b:Tag>
    <b:SourceType>Book</b:SourceType>
    <b:Guid>{392AA511-3DA8-4ED6-BC5A-3C6B6CC20EEF}</b:Guid>
    <b:Author>
      <b:Author>
        <b:NameList>
          <b:Person>
            <b:Last>Alemi</b:Last>
            <b:First>Mario</b:First>
          </b:Person>
        </b:NameList>
      </b:Author>
    </b:Author>
    <b:Title>The Amazing Journey of Reason from DNA to Artificial Intelligence</b:Title>
    <b:Year>2020</b:Year>
    <b:Publisher>Springer Open</b:Publisher>
    <b:RefOrder>14</b:RefOrder>
  </b:Source>
  <b:Source>
    <b:Tag>HPN18</b:Tag>
    <b:SourceType>Book</b:SourceType>
    <b:Guid>{89F529EA-CDCD-43A6-A04A-99731062DF9D}</b:Guid>
    <b:Author>
      <b:Author>
        <b:NameList>
          <b:Person>
            <b:Last>Newquist</b:Last>
            <b:First>HP</b:First>
          </b:Person>
        </b:NameList>
      </b:Author>
    </b:Author>
    <b:Title>The Brain Makers: The History of Artificial Intelligence – Genius, Ego, And Greed In The Quest For Machines That Think - Kindle Edition</b:Title>
    <b:Year>2018</b:Year>
    <b:Publisher>The Relayer Group</b:Publisher>
    <b:RefOrder>15</b:RefOrder>
  </b:Source>
  <b:Source>
    <b:Tag>Nie19</b:Tag>
    <b:SourceType>InternetSite</b:SourceType>
    <b:Guid>{1CA7785E-E35F-4B1C-8665-C2D57575F30C}</b:Guid>
    <b:Author>
      <b:Author>
        <b:NameList>
          <b:Person>
            <b:Last>Nielsen</b:Last>
            <b:First>Michael</b:First>
          </b:Person>
        </b:NameList>
      </b:Author>
    </b:Author>
    <b:Title>Chapter 1</b:Title>
    <b:Year>2019</b:Year>
    <b:InternetSiteTitle>Neural Networks and Deep Learning</b:InternetSiteTitle>
    <b:URL>http://neuralnetworksanddeeplearning.com/chap1.html</b:URL>
    <b:RefOrder>16</b:RefOrder>
  </b:Source>
</b:Sources>
</file>

<file path=customXml/itemProps1.xml><?xml version="1.0" encoding="utf-8"?>
<ds:datastoreItem xmlns:ds="http://schemas.openxmlformats.org/officeDocument/2006/customXml" ds:itemID="{A9BDB6B2-254F-4657-86CC-CC494B917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1622</TotalTime>
  <Pages>18</Pages>
  <Words>5765</Words>
  <Characters>31133</Characters>
  <Application>Microsoft Office Word</Application>
  <DocSecurity>0</DocSecurity>
  <Lines>259</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Marcelo Denadai</dc:creator>
  <cp:keywords/>
  <dc:description/>
  <cp:lastModifiedBy>Sergio Di Fiore</cp:lastModifiedBy>
  <cp:revision>597</cp:revision>
  <cp:lastPrinted>2021-09-05T20:25:00Z</cp:lastPrinted>
  <dcterms:created xsi:type="dcterms:W3CDTF">2021-07-13T22:29:00Z</dcterms:created>
  <dcterms:modified xsi:type="dcterms:W3CDTF">2021-09-05T20:54:00Z</dcterms:modified>
</cp:coreProperties>
</file>